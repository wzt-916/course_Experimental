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Windows编程实验</w:t>
      </w:r>
      <w:r>
        <w:rPr>
          <w:rFonts w:hint="eastAsia"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刘晓翔</w:t>
      </w:r>
      <w:r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成绩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 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hint="eastAsia"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MFC单文档界面框架程序</w:t>
      </w:r>
      <w:r>
        <w:rPr>
          <w:rFonts w:hint="eastAsia"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              </w:t>
      </w:r>
      <w:r>
        <w:rPr>
          <w:rFonts w:eastAsia="楷体_GB2312"/>
          <w:sz w:val="28"/>
          <w:szCs w:val="28"/>
          <w:u w:val="single"/>
        </w:rPr>
        <w:t xml:space="preserve">  </w:t>
      </w:r>
    </w:p>
    <w:p>
      <w:pPr>
        <w:numPr>
          <w:ins w:id="0" w:author="MC SYSTEM" w:date="2006-06-11T14:06:00Z"/>
        </w:num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实验项目类</w:t>
      </w:r>
      <w:r>
        <w:rPr>
          <w:rFonts w:hint="eastAsia" w:eastAsia="楷体_GB2312"/>
          <w:sz w:val="28"/>
          <w:szCs w:val="28"/>
          <w:u w:val="single"/>
        </w:rPr>
        <w:t>验证</w:t>
      </w:r>
      <w:r>
        <w:rPr>
          <w:rFonts w:eastAsia="楷体_GB2312"/>
          <w:sz w:val="28"/>
          <w:szCs w:val="28"/>
        </w:rPr>
        <w:t>实验地点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三楼机房1</w:t>
      </w:r>
      <w:r>
        <w:rPr>
          <w:rFonts w:eastAsia="楷体_GB2312"/>
          <w:sz w:val="28"/>
          <w:szCs w:val="28"/>
        </w:rPr>
        <w:t>学院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智能科学与工程学院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人工智能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/>
          <w:sz w:val="28"/>
          <w:szCs w:val="28"/>
        </w:rPr>
        <w:t xml:space="preserve">  </w:t>
      </w:r>
    </w:p>
    <w:p>
      <w:pPr>
        <w:spacing w:line="420" w:lineRule="exact"/>
        <w:ind w:left="280" w:hanging="280" w:hangingChars="100"/>
        <w:rPr>
          <w:rFonts w:hint="eastAsia"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巫扬智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2021102258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实验时间</w:t>
      </w:r>
      <w:r>
        <w:rPr>
          <w:rFonts w:hint="eastAsia"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2023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年</w:t>
      </w:r>
      <w:r>
        <w:rPr>
          <w:rFonts w:hint="eastAsia"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4</w:t>
      </w:r>
      <w:r>
        <w:rPr>
          <w:rFonts w:hint="eastAsia"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月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13</w:t>
      </w:r>
      <w:r>
        <w:rPr>
          <w:rFonts w:hint="eastAsia"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日</w:t>
      </w:r>
      <w:r>
        <w:rPr>
          <w:rFonts w:hint="eastAsia" w:eastAsia="楷体_GB2312"/>
          <w:sz w:val="28"/>
          <w:szCs w:val="28"/>
        </w:rPr>
        <w:t xml:space="preserve"> </w:t>
      </w:r>
    </w:p>
    <w:p>
      <w:pPr>
        <w:numPr>
          <w:ilvl w:val="0"/>
          <w:numId w:val="1"/>
        </w:numPr>
        <w:spacing w:line="420" w:lineRule="exact"/>
        <w:ind w:left="280" w:hanging="281" w:hangingChars="100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实验目的</w:t>
      </w:r>
    </w:p>
    <w:p>
      <w:pPr>
        <w:widowControl w:val="0"/>
        <w:numPr>
          <w:ilvl w:val="0"/>
          <w:numId w:val="0"/>
        </w:numPr>
        <w:spacing w:line="420" w:lineRule="exact"/>
        <w:ind w:firstLine="420" w:firstLineChars="0"/>
        <w:jc w:val="both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ascii="宋体" w:hAnsi="宋体"/>
          <w:color w:val="000000"/>
          <w:sz w:val="24"/>
          <w:szCs w:val="24"/>
        </w:rPr>
        <w:t>学习和掌握单文档界面框架程序（SDI）的基本结构与初始化过程。</w:t>
      </w:r>
    </w:p>
    <w:p>
      <w:pPr>
        <w:numPr>
          <w:ilvl w:val="0"/>
          <w:numId w:val="1"/>
        </w:numPr>
        <w:spacing w:line="420" w:lineRule="exact"/>
        <w:ind w:left="280" w:hanging="281" w:hangingChars="100"/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实验要求</w:t>
      </w:r>
    </w:p>
    <w:p>
      <w:pPr>
        <w:tabs>
          <w:tab w:val="left" w:pos="1785"/>
        </w:tabs>
        <w:spacing w:line="360" w:lineRule="exact"/>
        <w:ind w:firstLine="480" w:firstLineChars="200"/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/>
          <w:color w:val="000000"/>
          <w:sz w:val="24"/>
          <w:szCs w:val="24"/>
        </w:rPr>
        <w:t>利用Visual C++6.</w:t>
      </w:r>
      <w:r>
        <w:rPr>
          <w:rFonts w:ascii="宋体" w:hAnsi="宋体"/>
          <w:color w:val="000000"/>
          <w:sz w:val="24"/>
          <w:szCs w:val="24"/>
        </w:rPr>
        <w:t xml:space="preserve">MFC </w:t>
      </w:r>
      <w:r>
        <w:rPr>
          <w:rFonts w:hint="eastAsia" w:ascii="宋体" w:hAnsi="宋体"/>
          <w:color w:val="000000"/>
          <w:sz w:val="24"/>
          <w:szCs w:val="24"/>
        </w:rPr>
        <w:t>APP</w:t>
      </w:r>
      <w:r>
        <w:rPr>
          <w:rFonts w:ascii="宋体" w:hAnsi="宋体"/>
          <w:color w:val="000000"/>
          <w:sz w:val="24"/>
          <w:szCs w:val="24"/>
        </w:rPr>
        <w:t xml:space="preserve"> Wizard</w:t>
      </w:r>
      <w:r>
        <w:rPr>
          <w:rFonts w:hint="eastAsia" w:ascii="宋体" w:hAnsi="宋体"/>
          <w:color w:val="000000"/>
          <w:sz w:val="24"/>
          <w:szCs w:val="24"/>
        </w:rPr>
        <w:t>生成一个</w:t>
      </w:r>
      <w:r>
        <w:rPr>
          <w:rFonts w:ascii="宋体" w:hAnsi="宋体"/>
          <w:color w:val="000000"/>
          <w:sz w:val="24"/>
          <w:szCs w:val="24"/>
        </w:rPr>
        <w:t>单文档界面框架程序（SDI）</w:t>
      </w:r>
      <w:r>
        <w:rPr>
          <w:rFonts w:hint="eastAsia" w:ascii="宋体" w:hAnsi="宋体"/>
          <w:color w:val="000000"/>
          <w:sz w:val="24"/>
          <w:szCs w:val="24"/>
        </w:rPr>
        <w:t>。通过设置断点、单步跟踪调试的方式，剖析M</w:t>
      </w:r>
      <w:r>
        <w:rPr>
          <w:rFonts w:ascii="宋体" w:hAnsi="宋体"/>
          <w:color w:val="000000"/>
          <w:sz w:val="24"/>
          <w:szCs w:val="24"/>
        </w:rPr>
        <w:t>FC</w:t>
      </w:r>
      <w:r>
        <w:rPr>
          <w:rFonts w:hint="eastAsia" w:ascii="宋体" w:hAnsi="宋体"/>
          <w:color w:val="000000"/>
          <w:sz w:val="24"/>
          <w:szCs w:val="24"/>
        </w:rPr>
        <w:t>框架程序的初始化过程。</w:t>
      </w:r>
    </w:p>
    <w:p>
      <w:pPr>
        <w:numPr>
          <w:ilvl w:val="0"/>
          <w:numId w:val="1"/>
        </w:numPr>
        <w:spacing w:line="420" w:lineRule="exact"/>
        <w:ind w:left="280" w:hanging="281" w:hangingChars="100"/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实验过程</w:t>
      </w:r>
    </w:p>
    <w:p>
      <w:pPr>
        <w:numPr>
          <w:ilvl w:val="0"/>
          <w:numId w:val="0"/>
        </w:numPr>
        <w:spacing w:line="420" w:lineRule="exact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zh-CN"/>
        </w:rPr>
        <w:t>3.1</w:t>
      </w: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建立一个基于MFC的单文档界面（SDI)应用程序</w:t>
      </w:r>
    </w:p>
    <w:p>
      <w:pPr>
        <w:numPr>
          <w:ilvl w:val="0"/>
          <w:numId w:val="0"/>
        </w:numPr>
        <w:spacing w:line="420" w:lineRule="exac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3.1.1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新建文件，在projects选项下选择MFC AppWizard(exe)，在右侧输入工程名Test</w:t>
      </w:r>
    </w:p>
    <w:p>
      <w:pPr>
        <w:jc w:val="both"/>
      </w:pPr>
      <w:r>
        <w:drawing>
          <wp:inline distT="0" distB="0" distL="114300" distR="114300">
            <wp:extent cx="3730625" cy="2452370"/>
            <wp:effectExtent l="0" t="0" r="3175" b="12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30625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="宋体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3.1.2 选择单文档界面，接下来一直默认点击next即可</w:t>
      </w:r>
    </w:p>
    <w:p>
      <w:pPr>
        <w:jc w:val="both"/>
      </w:pPr>
      <w:r>
        <w:drawing>
          <wp:inline distT="0" distB="0" distL="114300" distR="114300">
            <wp:extent cx="3618865" cy="2786380"/>
            <wp:effectExtent l="0" t="0" r="8255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3.1.3 单文档应用程序(SDI)和多文档应用程序(MDI)的区别</w:t>
      </w:r>
    </w:p>
    <w:p>
      <w:p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SDI</w:t>
      </w:r>
      <w:r>
        <w:rPr>
          <w:rFonts w:hint="eastAsia" w:ascii="宋体" w:hAnsi="宋体" w:cs="宋体"/>
          <w:sz w:val="21"/>
          <w:szCs w:val="21"/>
          <w:lang w:val="en-US" w:eastAsia="zh-CN"/>
        </w:rPr>
        <w:t>: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用户在其中只能打开一个文档。如果用户尝试打开另一个文档，当前文档将被关闭。</w:t>
      </w:r>
    </w:p>
    <w:p>
      <w:p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MDI: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用户可以同时打开多个文档，每个文档都在应用程序的主窗口中显示为一个单独的子窗口。</w:t>
      </w:r>
    </w:p>
    <w:p>
      <w:pPr>
        <w:jc w:val="both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3.1.4</w:t>
      </w:r>
      <w:r>
        <w:rPr>
          <w:rFonts w:hint="eastAsia" w:cs="Times New Roman"/>
          <w:sz w:val="24"/>
          <w:szCs w:val="24"/>
          <w:lang w:val="en-US" w:eastAsia="zh-CN"/>
        </w:rPr>
        <w:t xml:space="preserve"> 编译和运行程序</w:t>
      </w:r>
    </w:p>
    <w:p>
      <w:pPr>
        <w:jc w:val="both"/>
      </w:pPr>
      <w:r>
        <w:drawing>
          <wp:inline distT="0" distB="0" distL="114300" distR="114300">
            <wp:extent cx="6111240" cy="3326130"/>
            <wp:effectExtent l="0" t="0" r="0" b="1143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至此，一个基于MFC的单文档界面应用程序被创建出来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3.2 寻找WinMain函数</w:t>
      </w: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3.2.1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在工程文件中查找WinMain函数</w:t>
      </w:r>
    </w:p>
    <w:p>
      <w:pPr>
        <w:jc w:val="both"/>
      </w:pPr>
      <w:r>
        <w:drawing>
          <wp:inline distT="0" distB="0" distL="114300" distR="114300">
            <wp:extent cx="5036820" cy="2087880"/>
            <wp:effectExtent l="0" t="0" r="762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无法查找到</w:t>
      </w:r>
    </w:p>
    <w:p>
      <w:pPr>
        <w:jc w:val="both"/>
      </w:pPr>
      <w:r>
        <w:drawing>
          <wp:inline distT="0" distB="0" distL="114300" distR="114300">
            <wp:extent cx="4404360" cy="1407795"/>
            <wp:effectExtent l="0" t="0" r="0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原因：MFC的底层框架封装了WinMain函数，CreateWindow函数等每一个窗口程序都需要的步骤，它们被隐藏在MFC的安装目录中。这些函数是在程序编译链接时，由编译器将这些函数链接到程序中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3.2.2 在MFC的安装目录中查找WinMain函数</w:t>
      </w:r>
    </w:p>
    <w:p>
      <w:pPr>
        <w:jc w:val="both"/>
      </w:pPr>
      <w:r>
        <w:drawing>
          <wp:inline distT="0" distB="0" distL="114300" distR="114300">
            <wp:extent cx="4998720" cy="2049780"/>
            <wp:effectExtent l="0" t="0" r="0" b="762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成功查找到</w:t>
      </w:r>
    </w:p>
    <w:p>
      <w:pPr>
        <w:jc w:val="both"/>
      </w:pPr>
      <w:r>
        <w:drawing>
          <wp:inline distT="0" distB="0" distL="114300" distR="114300">
            <wp:extent cx="6115685" cy="1149350"/>
            <wp:effectExtent l="0" t="0" r="10795" b="889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点击APPMODULAPP.CPP，打开该文件</w:t>
      </w:r>
    </w:p>
    <w:p>
      <w:pPr>
        <w:jc w:val="both"/>
      </w:pPr>
      <w:r>
        <w:drawing>
          <wp:inline distT="0" distB="0" distL="114300" distR="114300">
            <wp:extent cx="6111240" cy="2689225"/>
            <wp:effectExtent l="0" t="0" r="0" b="825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但是这里的WinMain函数的名字是_tWinMain，点击右键转到宏定义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23970" cy="1506220"/>
            <wp:effectExtent l="0" t="0" r="1270" b="254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发现这就是WinMain函数，设置断点运行程序</w:t>
      </w:r>
    </w:p>
    <w:p>
      <w:pPr>
        <w:jc w:val="both"/>
      </w:pPr>
      <w:r>
        <w:drawing>
          <wp:inline distT="0" distB="0" distL="114300" distR="114300">
            <wp:extent cx="6111240" cy="1870710"/>
            <wp:effectExtent l="0" t="0" r="0" b="381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程序从这个地方暂停，说明这个WinMain函数是此程序的一部分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3.3 分析WinMain函数如何与MFC程序联系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3.3.1 theApp全局对象</w:t>
      </w:r>
    </w:p>
    <w:p>
      <w:pPr>
        <w:jc w:val="both"/>
      </w:pPr>
      <w:r>
        <w:drawing>
          <wp:inline distT="0" distB="0" distL="114300" distR="114300">
            <wp:extent cx="2788920" cy="2049780"/>
            <wp:effectExtent l="0" t="0" r="0" b="762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点开theApp.cpp,发现创建了一个CTestApp对象</w:t>
      </w:r>
    </w:p>
    <w:p>
      <w:pPr>
        <w:jc w:val="both"/>
      </w:pPr>
      <w:r>
        <w:drawing>
          <wp:inline distT="0" distB="0" distL="114300" distR="114300">
            <wp:extent cx="5585460" cy="1714500"/>
            <wp:effectExtent l="0" t="0" r="7620" b="762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点击CTestApp，跳转到该类的定义文件(Test.h),发现该类继承自CWinApp类</w:t>
      </w:r>
    </w:p>
    <w:p>
      <w:pPr>
        <w:jc w:val="both"/>
      </w:pPr>
      <w:r>
        <w:drawing>
          <wp:inline distT="0" distB="0" distL="114300" distR="114300">
            <wp:extent cx="5082540" cy="1196340"/>
            <wp:effectExtent l="0" t="0" r="7620" b="762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在这个派生类的构造函数中设置一个断点，调试运行，发现程序在此停止（如下图所示）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这说明，这个全局对象的创建比WinMain函数还早（WinMain函数的断点还在）</w:t>
      </w:r>
    </w:p>
    <w:p>
      <w:pPr>
        <w:jc w:val="both"/>
        <w:rPr>
          <w:rFonts w:hint="eastAsia" w:ascii="宋体" w:hAnsi="宋体" w:eastAsia="宋体" w:cs="宋体"/>
          <w:b w:val="0"/>
          <w:bCs/>
          <w:sz w:val="24"/>
          <w:szCs w:val="24"/>
        </w:rPr>
      </w:pPr>
      <w:r>
        <w:drawing>
          <wp:inline distT="0" distB="0" distL="114300" distR="114300">
            <wp:extent cx="6113145" cy="1681480"/>
            <wp:effectExtent l="0" t="0" r="13335" b="1016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Ps:在学习Win32 SDK应用程序时，应用程序的实例是由应用程序的实例句柄（WinMain函数的hInstance参数）来表示的。而对于MFC程序来说，通过产生一个应用程序类的对象来唯一标识应用程序的实例。每一个MFC程序有且仅有一个从应用程序（CWinAPP）派生的类，也就是这里的CTestApp类。每一个MFC程序实例有且仅有一个派生类的实例对象，也就是theApp全局对象。theApp对象创建完成后，应用程序也就开始了，theApp生命周期结束后，应用程序也就结束了。该对象代表了应用的程序本生，这个作用很像其他面向对象编程里面的引导类。</w:t>
      </w:r>
    </w:p>
    <w:p>
      <w:pPr>
        <w:jc w:val="both"/>
        <w:rPr>
          <w:rFonts w:hint="default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3.3.2 类CTestApp的父类CWinApp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查找CWinApp,查找到源文件:appcore.cpp，打开它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991100" cy="2042160"/>
            <wp:effectExtent l="0" t="0" r="7620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里面有这样一句代码</w:t>
      </w:r>
    </w:p>
    <w:p>
      <w:pPr>
        <w:bidi w:val="0"/>
      </w:pPr>
      <w:r>
        <w:drawing>
          <wp:inline distT="0" distB="0" distL="114300" distR="114300">
            <wp:extent cx="5935980" cy="274320"/>
            <wp:effectExtent l="0" t="0" r="762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根据C++的继承性原理，这个this对象代表的是子类CTestApp的对象，即theApp，那这有什么用呢，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在后面再讨论</w:t>
      </w:r>
    </w:p>
    <w:p>
      <w:pPr>
        <w:bidi w:val="0"/>
        <w:rPr>
          <w:rFonts w:hint="eastAsia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3.3.3 AfxWinMain函数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WinMain函数其实是调用AfxWinMain函数来完成它的功能的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118860" cy="1259205"/>
            <wp:effectExtent l="0" t="0" r="7620" b="571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Ps:Afx为前缀的函数都是全局函数，可以在程序中任何地方调用它们。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查找AfxWinMain函数，它在WINMAIN.CPP文件中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052060" cy="2057400"/>
            <wp:effectExtent l="0" t="0" r="762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打开WINMAIN.CPP文件，找到下面两句代码</w:t>
      </w:r>
    </w:p>
    <w:p>
      <w:pPr>
        <w:bidi w:val="0"/>
      </w:pPr>
      <w:r>
        <w:drawing>
          <wp:inline distT="0" distB="0" distL="114300" distR="114300">
            <wp:extent cx="4541520" cy="457200"/>
            <wp:effectExtent l="0" t="0" r="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刚刚在CwinApp中，这三句代码</w:t>
      </w:r>
    </w:p>
    <w:p>
      <w:pPr>
        <w:jc w:val="both"/>
      </w:pPr>
      <w:r>
        <w:drawing>
          <wp:inline distT="0" distB="0" distL="114300" distR="114300">
            <wp:extent cx="4411980" cy="274320"/>
            <wp:effectExtent l="0" t="0" r="7620" b="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03320" cy="251460"/>
            <wp:effectExtent l="0" t="0" r="0" b="7620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36620" cy="251460"/>
            <wp:effectExtent l="0" t="0" r="7620" b="7620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指明了这两个函数返回的都是this指针，而this指针指向的是theApp全局对象则pThread和pApp的值都是this，但是由于CwinApp派生于CWinThread类，根据多态性，它们虽然是同一个值，但是却可以做不同的事。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回到AfxWinMain的代码，可以看到，pThread和pApp先后调用了3个函数，这三个函数完成了Win32程序需要的几个步骤：设计窗口类、注册窗口类、创建窗口、显示窗口、更新窗口、消息循环以及窗口过程函数。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334000" cy="708660"/>
            <wp:effectExtent l="0" t="0" r="0" b="762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jc w:val="center"/>
        <w:rPr>
          <w:rFonts w:hint="eastAsia" w:ascii="楷体_GB2312" w:eastAsia="楷体_GB2312"/>
          <w:b/>
          <w:sz w:val="44"/>
          <w:szCs w:val="44"/>
        </w:rPr>
      </w:pPr>
      <w:r>
        <w:drawing>
          <wp:inline distT="0" distB="0" distL="114300" distR="114300">
            <wp:extent cx="6115050" cy="1973580"/>
            <wp:effectExtent l="0" t="0" r="11430" b="7620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3657600" cy="335280"/>
            <wp:effectExtent l="0" t="0" r="0" b="0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在这里总结一下，WinMain函数调用AfxWinMain函数完成它的功能。AfxWinMain函数通过获得this指针（指向theApp全局对象）以及利用多态性，来调用3个函数来完成它的功能。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3.3.4 寻找设计窗口类和注册窗口类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在AfxWinMain函数中，pThread-&gt;InitInstance()调用InitInstance()函数完成窗口的设计和注册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6115050" cy="1973580"/>
            <wp:effectExtent l="0" t="0" r="11430" b="7620"/>
            <wp:docPr id="3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由于这里的pThread指向的是theApp对象，并且CTestApp中有这个声明</w:t>
      </w:r>
    </w:p>
    <w:p>
      <w:pPr>
        <w:bidi w:val="0"/>
      </w:pPr>
      <w:r>
        <w:drawing>
          <wp:inline distT="0" distB="0" distL="114300" distR="114300">
            <wp:extent cx="4221480" cy="426720"/>
            <wp:effectExtent l="0" t="0" r="0" b="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这是一个虚函数，根据多态性，pThread调用的是CTestApp里的InitInstance函数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CTestApp里的InitInstance里面的定义里有一句代码</w:t>
      </w:r>
    </w:p>
    <w:p>
      <w:pPr>
        <w:bidi w:val="0"/>
      </w:pPr>
      <w:r>
        <w:drawing>
          <wp:inline distT="0" distB="0" distL="114300" distR="114300">
            <wp:extent cx="4533900" cy="548640"/>
            <wp:effectExtent l="0" t="0" r="7620" b="0"/>
            <wp:docPr id="3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注：ProcessShellCommand(cmdInfo)会new一个主框类对象，从而调用主框类函数CFrameWnd::LoadFrame()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CFrameWnd:: LoadFrame的定义在WinFrm.cpp中</w:t>
      </w:r>
    </w:p>
    <w:p>
      <w:pPr>
        <w:bidi w:val="0"/>
      </w:pPr>
      <w:r>
        <w:drawing>
          <wp:inline distT="0" distB="0" distL="114300" distR="114300">
            <wp:extent cx="6114415" cy="386080"/>
            <wp:effectExtent l="0" t="0" r="12065" b="10160"/>
            <wp:docPr id="3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8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CFrameWnd:: LoadFrame中的AfxDeferRegisterClass函数会调用API函数::RegisterClass()来注册主框架窗口。至此，问题二的窗口类注册问题得以解决！（找到RegisterClass）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CFrameWnd:: LoadFrame中的Create函数会调用基类的窗口创建函数CWnd::CreateEx()。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117590" cy="890270"/>
            <wp:effectExtent l="0" t="0" r="8890" b="889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CWnd::CreateEx 的定义在WinCore.cpp中在CreateEx函数内部：首先会调用PreCreateWindow(cs)函数，给设计人员一个更改窗口风格的机会。然后调用API函数::CreateWindowEx创建窗口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InitIstance函数中，下面两行代码负责显示窗口和更新窗口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49140" cy="495300"/>
            <wp:effectExtent l="0" t="0" r="7620" b="762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3.3.5 寻找消息循环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在AfxWinMain函数中，有下面一句代码</w:t>
      </w:r>
    </w:p>
    <w:p>
      <w:pPr>
        <w:jc w:val="both"/>
      </w:pPr>
      <w:r>
        <w:drawing>
          <wp:inline distT="0" distB="0" distL="114300" distR="114300">
            <wp:extent cx="3482340" cy="358140"/>
            <wp:effectExtent l="0" t="0" r="7620" b="762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pThread调用了Run函数，Run函数负责创建一个消息循环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下面是Run函数的定义，里面有这样一句代码</w:t>
      </w:r>
    </w:p>
    <w:p>
      <w:pPr>
        <w:jc w:val="both"/>
      </w:pPr>
      <w:r>
        <w:drawing>
          <wp:inline distT="0" distB="0" distL="114300" distR="114300">
            <wp:extent cx="6120130" cy="2572385"/>
            <wp:effectExtent l="0" t="0" r="6350" b="317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Run函数调用了PumpMessage函数，下面是PumpMeaasge函数的部分定义</w:t>
      </w:r>
    </w:p>
    <w:p>
      <w:pPr>
        <w:jc w:val="both"/>
      </w:pPr>
      <w:r>
        <w:drawing>
          <wp:inline distT="0" distB="0" distL="114300" distR="114300">
            <wp:extent cx="6117590" cy="1092835"/>
            <wp:effectExtent l="0" t="0" r="8890" b="444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里面有一个消息循环的定义，至此，消息循环找到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3.3.5 窗口过程函数</w:t>
      </w:r>
    </w:p>
    <w:p>
      <w:pPr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/>
          <w:lang w:val="en-US" w:eastAsia="zh-CN"/>
        </w:rPr>
        <w:t>MFC采用了一种称之为</w:t>
      </w:r>
      <w:r>
        <w:rPr>
          <w:rFonts w:hint="eastAsia"/>
          <w:b/>
          <w:bCs/>
          <w:lang w:val="en-US" w:eastAsia="zh-CN"/>
        </w:rPr>
        <w:t>消息映射的机制</w:t>
      </w:r>
      <w:r>
        <w:rPr>
          <w:rFonts w:hint="eastAsia"/>
          <w:lang w:val="en-US" w:eastAsia="zh-CN"/>
        </w:rPr>
        <w:t>来处理各</w:t>
      </w:r>
      <w:r>
        <w:rPr>
          <w:rFonts w:hint="eastAsia" w:ascii="宋体" w:hAnsi="宋体" w:eastAsia="宋体" w:cs="宋体"/>
          <w:lang w:val="en-US" w:eastAsia="zh-CN"/>
        </w:rPr>
        <w:t>种消息。Mapping（消息映射表）的做法，把消息和其处理程序关联起来。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3.3.6 文档/视类结构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FC程序中有3个大类，主框架类、视图类和文档类。其中，主框架类和视图类派生于CWnd类，文档类派生于CCmdTarget类，而CCmdTarget派生于CObject类。数据的存储和加载由文档类完成，数据的显示和修改则由视类完成，这种结构就是文档/视类结构。</w:t>
      </w:r>
    </w:p>
    <w:p>
      <w:pPr>
        <w:jc w:val="both"/>
      </w:pPr>
      <w:r>
        <w:drawing>
          <wp:inline distT="0" distB="0" distL="114300" distR="114300">
            <wp:extent cx="3850640" cy="2077085"/>
            <wp:effectExtent l="0" t="0" r="5080" b="1079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整个窗口是主框架窗口，而白色的那一部分，则是视图窗口。视图窗口是主框架窗口的子窗口。</w:t>
      </w:r>
    </w:p>
    <w:p>
      <w:pPr>
        <w:numPr>
          <w:ilvl w:val="0"/>
          <w:numId w:val="1"/>
        </w:numPr>
        <w:ind w:left="281" w:leftChars="0" w:hanging="281" w:hangingChars="10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实验总结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将MFC的运行过程再梳理一遍</w:t>
      </w:r>
    </w:p>
    <w:p>
      <w:pPr>
        <w:numPr>
          <w:ilvl w:val="0"/>
          <w:numId w:val="2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首先创建全局对象theApp,利用theApp对象启动程序。创建theApp对象时，调用它的构造函数，这会完成一些初始化工作。</w:t>
      </w:r>
    </w:p>
    <w:p>
      <w:pPr>
        <w:numPr>
          <w:ilvl w:val="0"/>
          <w:numId w:val="2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然后进入WinMain函数，WinMain函数调用AfxWinMain完成它的功能。AfxWinMain函数会获得theApp对象的指针，并且调用3个函数InitApplication、InitInstance和Run函数。其中InitApplication完成一些初始化工作，InitInstance完成设计窗口类（使用默认窗口），注册窗口类，显示窗口和更新窗口的功能。而Run函数负责消息循环和窗口过程函数的创建。</w:t>
      </w:r>
    </w:p>
    <w:p>
      <w:pPr>
        <w:numPr>
          <w:ilvl w:val="0"/>
          <w:numId w:val="2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进入消息循环，程序正式开始。</w:t>
      </w:r>
    </w:p>
    <w:p>
      <w:pPr>
        <w:jc w:val="both"/>
        <w:rPr>
          <w:rFonts w:hint="default"/>
          <w:lang w:val="en-US" w:eastAsia="zh-CN"/>
        </w:rPr>
      </w:pPr>
    </w:p>
    <w:p>
      <w:pPr>
        <w:bidi w:val="0"/>
        <w:rPr>
          <w:rFonts w:hint="eastAsia" w:ascii="宋体" w:hAnsi="宋体" w:eastAsia="宋体" w:cs="宋体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jc w:val="center"/>
        <w:rPr>
          <w:rFonts w:hint="eastAsia" w:ascii="楷体_GB2312" w:eastAsia="楷体_GB2312"/>
          <w:b/>
          <w:sz w:val="44"/>
          <w:szCs w:val="44"/>
        </w:rPr>
      </w:pPr>
    </w:p>
    <w:p>
      <w:pPr>
        <w:jc w:val="center"/>
        <w:rPr>
          <w:rFonts w:hint="eastAsia" w:ascii="楷体_GB2312" w:eastAsia="楷体_GB2312"/>
          <w:b/>
          <w:sz w:val="44"/>
          <w:szCs w:val="44"/>
        </w:rPr>
      </w:pPr>
    </w:p>
    <w:p>
      <w:pPr>
        <w:jc w:val="center"/>
        <w:rPr>
          <w:rFonts w:hint="eastAsia" w:ascii="楷体_GB2312" w:eastAsia="楷体_GB2312"/>
          <w:b/>
          <w:sz w:val="44"/>
          <w:szCs w:val="44"/>
        </w:rPr>
      </w:pPr>
    </w:p>
    <w:p>
      <w:pPr>
        <w:jc w:val="center"/>
        <w:rPr>
          <w:rFonts w:hint="eastAsia" w:ascii="楷体_GB2312" w:eastAsia="楷体_GB2312"/>
          <w:b/>
          <w:sz w:val="44"/>
          <w:szCs w:val="44"/>
        </w:rPr>
      </w:pPr>
    </w:p>
    <w:p>
      <w:pPr>
        <w:jc w:val="center"/>
        <w:rPr>
          <w:rFonts w:hint="eastAsia" w:ascii="楷体_GB2312" w:eastAsia="楷体_GB2312"/>
          <w:b/>
          <w:sz w:val="44"/>
          <w:szCs w:val="44"/>
        </w:rPr>
      </w:pPr>
    </w:p>
    <w:p>
      <w:pPr>
        <w:jc w:val="center"/>
        <w:rPr>
          <w:rFonts w:hint="eastAsia" w:ascii="楷体_GB2312" w:eastAsia="楷体_GB2312"/>
          <w:b/>
          <w:sz w:val="44"/>
          <w:szCs w:val="44"/>
        </w:rPr>
      </w:pPr>
    </w:p>
    <w:p>
      <w:pPr>
        <w:jc w:val="center"/>
        <w:rPr>
          <w:rFonts w:hint="eastAsia" w:ascii="楷体_GB2312" w:eastAsia="楷体_GB2312"/>
          <w:b/>
          <w:sz w:val="44"/>
          <w:szCs w:val="44"/>
        </w:rPr>
      </w:pPr>
    </w:p>
    <w:p>
      <w:pPr>
        <w:jc w:val="center"/>
        <w:rPr>
          <w:rFonts w:hint="eastAsia" w:ascii="楷体_GB2312" w:eastAsia="楷体_GB2312"/>
          <w:b/>
          <w:sz w:val="44"/>
          <w:szCs w:val="44"/>
        </w:rPr>
      </w:pPr>
    </w:p>
    <w:p>
      <w:pPr>
        <w:jc w:val="center"/>
        <w:rPr>
          <w:rFonts w:hint="eastAsia" w:ascii="楷体_GB2312" w:eastAsia="楷体_GB2312"/>
          <w:b/>
          <w:sz w:val="44"/>
          <w:szCs w:val="44"/>
        </w:rPr>
      </w:pPr>
    </w:p>
    <w:p>
      <w:pPr>
        <w:jc w:val="center"/>
        <w:rPr>
          <w:rFonts w:hint="eastAsia" w:ascii="楷体_GB2312" w:eastAsia="楷体_GB2312"/>
          <w:b/>
          <w:sz w:val="44"/>
          <w:szCs w:val="44"/>
        </w:rPr>
      </w:pPr>
    </w:p>
    <w:p>
      <w:pPr>
        <w:jc w:val="center"/>
        <w:rPr>
          <w:rFonts w:hint="eastAsia" w:ascii="楷体_GB2312" w:eastAsia="楷体_GB2312"/>
          <w:b/>
          <w:sz w:val="44"/>
          <w:szCs w:val="44"/>
        </w:rPr>
      </w:pPr>
    </w:p>
    <w:p>
      <w:pPr>
        <w:jc w:val="center"/>
        <w:rPr>
          <w:rFonts w:hint="eastAsia" w:ascii="楷体_GB2312" w:eastAsia="楷体_GB2312"/>
          <w:b/>
          <w:sz w:val="44"/>
          <w:szCs w:val="44"/>
        </w:rPr>
      </w:pPr>
    </w:p>
    <w:p>
      <w:pPr>
        <w:jc w:val="center"/>
        <w:rPr>
          <w:rFonts w:hint="eastAsia" w:ascii="楷体_GB2312" w:eastAsia="楷体_GB2312"/>
          <w:b/>
          <w:sz w:val="44"/>
          <w:szCs w:val="44"/>
        </w:rPr>
      </w:pPr>
    </w:p>
    <w:p>
      <w:pPr>
        <w:jc w:val="center"/>
        <w:rPr>
          <w:rFonts w:hint="eastAsia" w:ascii="楷体_GB2312" w:eastAsia="楷体_GB2312"/>
          <w:b/>
          <w:sz w:val="44"/>
          <w:szCs w:val="44"/>
        </w:rPr>
      </w:pPr>
    </w:p>
    <w:p>
      <w:pPr>
        <w:jc w:val="center"/>
        <w:rPr>
          <w:rFonts w:hint="eastAsia" w:ascii="楷体_GB2312" w:eastAsia="楷体_GB2312"/>
          <w:b/>
          <w:sz w:val="44"/>
          <w:szCs w:val="44"/>
        </w:rPr>
      </w:pPr>
    </w:p>
    <w:p>
      <w:pPr>
        <w:jc w:val="center"/>
        <w:rPr>
          <w:rFonts w:hint="eastAsia" w:ascii="楷体_GB2312" w:eastAsia="楷体_GB2312"/>
          <w:b/>
          <w:sz w:val="44"/>
          <w:szCs w:val="44"/>
        </w:rPr>
      </w:pPr>
      <w:bookmarkStart w:id="0" w:name="_GoBack"/>
      <w:bookmarkEnd w:id="0"/>
    </w:p>
    <w:p>
      <w:pPr>
        <w:jc w:val="center"/>
        <w:rPr>
          <w:rFonts w:hint="eastAsia" w:ascii="楷体_GB2312" w:eastAsia="楷体_GB2312"/>
          <w:sz w:val="28"/>
          <w:szCs w:val="28"/>
        </w:rPr>
      </w:pPr>
      <w:r>
        <w:rPr>
          <w:rFonts w:hint="eastAsia" w:ascii="楷体_GB2312" w:eastAsia="楷体_GB2312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-197485</wp:posOffset>
                </wp:positionH>
                <wp:positionV relativeFrom="paragraph">
                  <wp:posOffset>297815</wp:posOffset>
                </wp:positionV>
                <wp:extent cx="6400800" cy="0"/>
                <wp:effectExtent l="0" t="0" r="0" b="0"/>
                <wp:wrapNone/>
                <wp:docPr id="1" name="直线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70" o:spid="_x0000_s1026" o:spt="20" style="position:absolute;left:0pt;margin-left:-15.55pt;margin-top:23.45pt;height:0pt;width:504pt;z-index:251659264;mso-width-relative:page;mso-height-relative:page;" filled="f" stroked="t" coordsize="21600,21600" o:gfxdata="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VSHRldYA&#10;AAAJAQAADwAAAAAAAAABACAAAAAiAAAAZHJzL2Rvd25yZXYueG1sUEsBAhQAFAAAAAgAh07iQG+0&#10;kbXoAQAA3AMAAA4AAAAAAAAAAQAgAAAAJQEAAGRycy9lMm9Eb2MueG1sUEsFBgAAAAAGAAYAWQEA&#10;AH8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楷体_GB2312" w:eastAsia="楷体_GB2312"/>
          <w:b/>
          <w:sz w:val="28"/>
          <w:szCs w:val="28"/>
        </w:rPr>
        <w:t>暨南大学本科实验报告专用纸(附页)</w:t>
      </w:r>
    </w:p>
    <w:p>
      <w:pPr>
        <w:jc w:val="center"/>
        <w:rPr>
          <w:rFonts w:hint="eastAsia" w:ascii="楷体_GB2312" w:eastAsia="楷体_GB2312"/>
          <w:sz w:val="32"/>
          <w:szCs w:val="32"/>
        </w:rPr>
      </w:pPr>
    </w:p>
    <w:sectPr>
      <w:pgSz w:w="11906" w:h="16838"/>
      <w:pgMar w:top="1134" w:right="1134" w:bottom="1134" w:left="1134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B76A6B8"/>
    <w:multiLevelType w:val="multilevel"/>
    <w:tmpl w:val="AB76A6B8"/>
    <w:lvl w:ilvl="0" w:tentative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 w:ascii="Times New Roman" w:hAnsi="Times New Roman" w:cs="Times New Roman"/>
        <w:sz w:val="28"/>
        <w:szCs w:val="28"/>
      </w:rPr>
    </w:lvl>
    <w:lvl w:ilvl="1" w:tentative="0">
      <w:start w:val="1"/>
      <w:numFmt w:val="decimal"/>
      <w:suff w:val="space"/>
      <w:lvlText w:val="%1.%2"/>
      <w:lvlJc w:val="left"/>
      <w:pPr>
        <w:ind w:left="71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71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71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71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71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71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71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71" w:leftChars="0" w:firstLine="0" w:firstLineChars="0"/>
      </w:pPr>
      <w:rPr>
        <w:rFonts w:hint="default"/>
      </w:rPr>
    </w:lvl>
  </w:abstractNum>
  <w:abstractNum w:abstractNumId="1">
    <w:nsid w:val="26429F3F"/>
    <w:multiLevelType w:val="singleLevel"/>
    <w:tmpl w:val="26429F3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C SYSTEM">
    <w15:presenceInfo w15:providerId="None" w15:userId="MC SYSTE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I2MzBiMzdlZWE5MWU5ZjAzOTEzZmJlNzYwZDEwNTEifQ=="/>
  </w:docVars>
  <w:rsids>
    <w:rsidRoot w:val="00241CAE"/>
    <w:rsid w:val="00241CAE"/>
    <w:rsid w:val="004D344E"/>
    <w:rsid w:val="00EE7907"/>
    <w:rsid w:val="0899356D"/>
    <w:rsid w:val="0C2D3A23"/>
    <w:rsid w:val="24C04F4A"/>
    <w:rsid w:val="2A945BA8"/>
    <w:rsid w:val="40556AC9"/>
    <w:rsid w:val="5D4C3D8E"/>
    <w:rsid w:val="616B1B63"/>
    <w:rsid w:val="725261CD"/>
    <w:rsid w:val="762B498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microsoft.com/office/2011/relationships/people" Target="people.xml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Company>JNU</Company>
  <Pages>9</Pages>
  <Words>2122</Words>
  <Characters>3228</Characters>
  <Lines>2</Lines>
  <Paragraphs>1</Paragraphs>
  <TotalTime>26</TotalTime>
  <ScaleCrop>false</ScaleCrop>
  <LinksUpToDate>false</LinksUpToDate>
  <CharactersWithSpaces>3346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2011-10-09T12:36:00Z</dcterms:created>
  <dc:creator>刘欣</dc:creator>
  <cp:lastModifiedBy>Mr.wu</cp:lastModifiedBy>
  <dcterms:modified xsi:type="dcterms:W3CDTF">2023-05-14T02:36:25Z</dcterms:modified>
  <dc:title>暨南大学本科实验报告专用纸</dc:title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1CBCE6B663FC4066B59B803E075A60BA_13</vt:lpwstr>
  </property>
</Properties>
</file>
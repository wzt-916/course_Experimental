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0A734" w14:textId="77777777" w:rsidR="00057A20" w:rsidRDefault="00000000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766B3AAC" w14:textId="77777777" w:rsidR="00057A20" w:rsidRDefault="0000000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计算机组成原理实验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王勇杰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成绩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0AB6CEF3" w14:textId="77777777" w:rsidR="00057A20" w:rsidRDefault="0000000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数据通路实验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080600643               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222DFA80" w14:textId="77777777" w:rsidR="00057A20" w:rsidRDefault="00000000">
      <w:pPr>
        <w:numPr>
          <w:ins w:id="0" w:author="Mr.wu" w:date="1900-01-01T00:00:00Z"/>
        </w:numPr>
        <w:spacing w:line="420" w:lineRule="exact"/>
        <w:ind w:left="840" w:hangingChars="300" w:hanging="840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实验项目实验地点</w:t>
      </w:r>
      <w:r>
        <w:rPr>
          <w:rFonts w:eastAsia="楷体_GB2312" w:hint="eastAsia"/>
          <w:sz w:val="28"/>
          <w:szCs w:val="28"/>
          <w:u w:val="single"/>
        </w:rPr>
        <w:t>B404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学</w:t>
      </w:r>
      <w:r>
        <w:rPr>
          <w:rFonts w:eastAsia="楷体_GB2312" w:hint="eastAsia"/>
          <w:sz w:val="28"/>
          <w:szCs w:val="28"/>
        </w:rPr>
        <w:t>院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 xml:space="preserve">  </w:t>
      </w:r>
    </w:p>
    <w:p w14:paraId="58EFB925" w14:textId="57A9C1FC" w:rsidR="00057A20" w:rsidRDefault="00000000">
      <w:pPr>
        <w:spacing w:line="420" w:lineRule="exact"/>
        <w:ind w:left="280" w:hangingChars="100" w:hanging="280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603825">
        <w:rPr>
          <w:rFonts w:eastAsia="楷体_GB2312" w:hint="eastAsia"/>
          <w:sz w:val="28"/>
          <w:szCs w:val="28"/>
          <w:u w:val="single"/>
        </w:rPr>
        <w:t>王志涛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 w:hint="eastAsia"/>
          <w:sz w:val="28"/>
          <w:szCs w:val="28"/>
          <w:u w:val="single"/>
        </w:rPr>
        <w:t>202110225</w:t>
      </w:r>
      <w:r w:rsidR="00603825">
        <w:rPr>
          <w:rFonts w:eastAsia="楷体_GB2312"/>
          <w:sz w:val="28"/>
          <w:szCs w:val="28"/>
          <w:u w:val="single"/>
        </w:rPr>
        <w:t>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 xml:space="preserve"> 2023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 w:hint="eastAsia"/>
          <w:sz w:val="28"/>
          <w:szCs w:val="28"/>
          <w:u w:val="single"/>
        </w:rPr>
        <w:t xml:space="preserve">  4 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21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 w:hint="eastAsia"/>
          <w:sz w:val="28"/>
          <w:szCs w:val="28"/>
        </w:rPr>
        <w:t xml:space="preserve">    </w:t>
      </w:r>
    </w:p>
    <w:p w14:paraId="7F9EA691" w14:textId="77777777" w:rsidR="00057A20" w:rsidRDefault="00000000">
      <w:pPr>
        <w:numPr>
          <w:ilvl w:val="0"/>
          <w:numId w:val="1"/>
        </w:numPr>
        <w:spacing w:line="420" w:lineRule="exact"/>
        <w:ind w:left="280" w:hangingChars="100" w:hanging="280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实验目的</w:t>
      </w:r>
    </w:p>
    <w:p w14:paraId="0468F89F" w14:textId="77777777" w:rsidR="00057A20" w:rsidRDefault="00000000">
      <w:pPr>
        <w:numPr>
          <w:ilvl w:val="0"/>
          <w:numId w:val="2"/>
        </w:numPr>
      </w:pPr>
      <w:r>
        <w:rPr>
          <w:rFonts w:hint="eastAsia"/>
        </w:rPr>
        <w:t>进一步熟悉计算机的数据通路。</w:t>
      </w:r>
    </w:p>
    <w:p w14:paraId="4A16ADA0" w14:textId="77777777" w:rsidR="00057A20" w:rsidRDefault="00000000">
      <w:pPr>
        <w:numPr>
          <w:ilvl w:val="0"/>
          <w:numId w:val="2"/>
        </w:numPr>
      </w:pPr>
      <w:r>
        <w:rPr>
          <w:rFonts w:hint="eastAsia"/>
        </w:rPr>
        <w:t>将双端口通用寄存器堆和双端口存储器模块连接，构成新的数据通路。</w:t>
      </w:r>
    </w:p>
    <w:p w14:paraId="630FA000" w14:textId="77777777" w:rsidR="00057A20" w:rsidRDefault="00000000">
      <w:pPr>
        <w:numPr>
          <w:ilvl w:val="0"/>
          <w:numId w:val="2"/>
        </w:numPr>
      </w:pPr>
      <w:r>
        <w:rPr>
          <w:rFonts w:hint="eastAsia"/>
        </w:rPr>
        <w:t>掌握数字逻辑电路中的一般规律，以及排除故障的一般原则和方法。</w:t>
      </w:r>
    </w:p>
    <w:p w14:paraId="697A07C6" w14:textId="77777777" w:rsidR="00057A20" w:rsidRDefault="00000000">
      <w:pPr>
        <w:numPr>
          <w:ilvl w:val="0"/>
          <w:numId w:val="2"/>
        </w:numPr>
      </w:pPr>
      <w:r>
        <w:rPr>
          <w:rFonts w:hint="eastAsia"/>
        </w:rPr>
        <w:t>锻炼分析问题和解决问题的能力，在出现故障的情况下，独立分析故障现象，并排除故障。</w:t>
      </w:r>
    </w:p>
    <w:p w14:paraId="098926BA" w14:textId="77777777" w:rsidR="00057A20" w:rsidRDefault="00057A20">
      <w:pPr>
        <w:spacing w:line="420" w:lineRule="exact"/>
        <w:rPr>
          <w:rFonts w:eastAsia="楷体_GB2312"/>
          <w:sz w:val="28"/>
          <w:szCs w:val="28"/>
        </w:rPr>
      </w:pPr>
    </w:p>
    <w:p w14:paraId="6D9F6158" w14:textId="77777777" w:rsidR="00057A20" w:rsidRDefault="00000000">
      <w:pPr>
        <w:numPr>
          <w:ilvl w:val="0"/>
          <w:numId w:val="1"/>
        </w:numPr>
        <w:spacing w:line="360" w:lineRule="auto"/>
        <w:ind w:left="280" w:hangingChars="100" w:hanging="280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逻辑电路图</w:t>
      </w:r>
    </w:p>
    <w:p w14:paraId="16665A84" w14:textId="77777777" w:rsidR="00057A20" w:rsidRDefault="00000000">
      <w:pPr>
        <w:spacing w:line="360" w:lineRule="auto"/>
        <w:ind w:leftChars="-100" w:left="-210"/>
      </w:pPr>
      <w:r>
        <w:object w:dxaOrig="8122" w:dyaOrig="7448" w14:anchorId="7B0B51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35pt;height:372.55pt" o:ole="">
            <v:imagedata r:id="rId5" o:title=""/>
          </v:shape>
          <o:OLEObject Type="Embed" ProgID="Visio.Drawing.6" ShapeID="_x0000_i1025" DrawAspect="Content" ObjectID="_1745082271" r:id="rId6"/>
        </w:object>
      </w:r>
    </w:p>
    <w:p w14:paraId="6FAB4301" w14:textId="77777777" w:rsidR="00057A20" w:rsidRDefault="00057A20">
      <w:pPr>
        <w:spacing w:line="360" w:lineRule="auto"/>
        <w:ind w:leftChars="-100" w:left="-210"/>
      </w:pPr>
    </w:p>
    <w:p w14:paraId="18368164" w14:textId="77777777" w:rsidR="00057A20" w:rsidRDefault="00057A20">
      <w:pPr>
        <w:spacing w:line="360" w:lineRule="auto"/>
      </w:pPr>
    </w:p>
    <w:p w14:paraId="7E0E8EE6" w14:textId="77777777" w:rsidR="00057A20" w:rsidRDefault="00000000">
      <w:pPr>
        <w:numPr>
          <w:ilvl w:val="0"/>
          <w:numId w:val="1"/>
        </w:numPr>
        <w:spacing w:line="360" w:lineRule="auto"/>
        <w:ind w:left="280" w:hangingChars="100" w:hanging="280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lastRenderedPageBreak/>
        <w:t>实验内容</w:t>
      </w:r>
    </w:p>
    <w:p w14:paraId="0F8D08E4" w14:textId="77777777" w:rsidR="00057A20" w:rsidRDefault="00000000">
      <w:pPr>
        <w:rPr>
          <w:rFonts w:ascii="黑体" w:eastAsia="黑体" w:hAnsi="宋体"/>
        </w:rPr>
      </w:pPr>
      <w:r>
        <w:rPr>
          <w:rFonts w:ascii="黑体" w:eastAsia="黑体" w:hAnsi="宋体" w:hint="eastAsia"/>
        </w:rPr>
        <w:t>1）接线</w:t>
      </w:r>
    </w:p>
    <w:tbl>
      <w:tblPr>
        <w:tblW w:w="73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6"/>
        <w:gridCol w:w="672"/>
        <w:gridCol w:w="720"/>
        <w:gridCol w:w="900"/>
        <w:gridCol w:w="720"/>
        <w:gridCol w:w="720"/>
        <w:gridCol w:w="720"/>
        <w:gridCol w:w="720"/>
        <w:gridCol w:w="900"/>
      </w:tblGrid>
      <w:tr w:rsidR="00057A20" w14:paraId="4E6B2BF6" w14:textId="77777777">
        <w:tc>
          <w:tcPr>
            <w:tcW w:w="1236" w:type="dxa"/>
          </w:tcPr>
          <w:p w14:paraId="309AC5B5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数据通路</w:t>
            </w:r>
          </w:p>
        </w:tc>
        <w:tc>
          <w:tcPr>
            <w:tcW w:w="672" w:type="dxa"/>
          </w:tcPr>
          <w:p w14:paraId="3C9F710B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RS0</w:t>
            </w:r>
          </w:p>
        </w:tc>
        <w:tc>
          <w:tcPr>
            <w:tcW w:w="720" w:type="dxa"/>
          </w:tcPr>
          <w:p w14:paraId="4BC086FE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RS1</w:t>
            </w:r>
          </w:p>
        </w:tc>
        <w:tc>
          <w:tcPr>
            <w:tcW w:w="900" w:type="dxa"/>
          </w:tcPr>
          <w:p w14:paraId="34078981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RD0</w:t>
            </w:r>
          </w:p>
        </w:tc>
        <w:tc>
          <w:tcPr>
            <w:tcW w:w="720" w:type="dxa"/>
          </w:tcPr>
          <w:p w14:paraId="2032DB6E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RD1</w:t>
            </w:r>
          </w:p>
        </w:tc>
        <w:tc>
          <w:tcPr>
            <w:tcW w:w="720" w:type="dxa"/>
          </w:tcPr>
          <w:p w14:paraId="5A18BBF6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WR0</w:t>
            </w:r>
          </w:p>
        </w:tc>
        <w:tc>
          <w:tcPr>
            <w:tcW w:w="720" w:type="dxa"/>
          </w:tcPr>
          <w:p w14:paraId="01EFC4A2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WR1</w:t>
            </w:r>
          </w:p>
        </w:tc>
        <w:tc>
          <w:tcPr>
            <w:tcW w:w="720" w:type="dxa"/>
          </w:tcPr>
          <w:p w14:paraId="66571C6B" w14:textId="77777777" w:rsidR="00057A20" w:rsidRDefault="00000000">
            <w:pPr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LDRi</w:t>
            </w:r>
            <w:proofErr w:type="spellEnd"/>
          </w:p>
        </w:tc>
        <w:tc>
          <w:tcPr>
            <w:tcW w:w="900" w:type="dxa"/>
          </w:tcPr>
          <w:p w14:paraId="36EA1D19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LDDR1</w:t>
            </w:r>
          </w:p>
        </w:tc>
      </w:tr>
      <w:tr w:rsidR="00057A20" w14:paraId="05EC289F" w14:textId="77777777">
        <w:tc>
          <w:tcPr>
            <w:tcW w:w="1236" w:type="dxa"/>
          </w:tcPr>
          <w:p w14:paraId="00825B15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模拟开关</w:t>
            </w:r>
          </w:p>
        </w:tc>
        <w:tc>
          <w:tcPr>
            <w:tcW w:w="672" w:type="dxa"/>
          </w:tcPr>
          <w:p w14:paraId="23ECD886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K0</w:t>
            </w:r>
          </w:p>
        </w:tc>
        <w:tc>
          <w:tcPr>
            <w:tcW w:w="720" w:type="dxa"/>
          </w:tcPr>
          <w:p w14:paraId="503B4061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K1</w:t>
            </w:r>
          </w:p>
        </w:tc>
        <w:tc>
          <w:tcPr>
            <w:tcW w:w="900" w:type="dxa"/>
          </w:tcPr>
          <w:p w14:paraId="0C21BB52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K2</w:t>
            </w:r>
          </w:p>
        </w:tc>
        <w:tc>
          <w:tcPr>
            <w:tcW w:w="720" w:type="dxa"/>
          </w:tcPr>
          <w:p w14:paraId="051BEE24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K3</w:t>
            </w:r>
          </w:p>
        </w:tc>
        <w:tc>
          <w:tcPr>
            <w:tcW w:w="720" w:type="dxa"/>
          </w:tcPr>
          <w:p w14:paraId="1B8B9B25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K4</w:t>
            </w:r>
          </w:p>
        </w:tc>
        <w:tc>
          <w:tcPr>
            <w:tcW w:w="720" w:type="dxa"/>
          </w:tcPr>
          <w:p w14:paraId="55CB9988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K5</w:t>
            </w:r>
          </w:p>
        </w:tc>
        <w:tc>
          <w:tcPr>
            <w:tcW w:w="720" w:type="dxa"/>
          </w:tcPr>
          <w:p w14:paraId="7ECDCDFE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K6</w:t>
            </w:r>
          </w:p>
        </w:tc>
        <w:tc>
          <w:tcPr>
            <w:tcW w:w="900" w:type="dxa"/>
          </w:tcPr>
          <w:p w14:paraId="38649670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K7</w:t>
            </w:r>
          </w:p>
        </w:tc>
      </w:tr>
    </w:tbl>
    <w:p w14:paraId="4FDF1EBF" w14:textId="77777777" w:rsidR="00057A20" w:rsidRDefault="00057A20">
      <w:pPr>
        <w:rPr>
          <w:rFonts w:ascii="宋体" w:hAnsi="宋体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5"/>
        <w:gridCol w:w="951"/>
        <w:gridCol w:w="1039"/>
        <w:gridCol w:w="1056"/>
        <w:gridCol w:w="1056"/>
        <w:gridCol w:w="791"/>
        <w:gridCol w:w="720"/>
        <w:gridCol w:w="741"/>
      </w:tblGrid>
      <w:tr w:rsidR="00057A20" w14:paraId="124DD2F7" w14:textId="77777777">
        <w:tc>
          <w:tcPr>
            <w:tcW w:w="1155" w:type="dxa"/>
          </w:tcPr>
          <w:p w14:paraId="3DAB6E10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数据通路</w:t>
            </w:r>
          </w:p>
        </w:tc>
        <w:tc>
          <w:tcPr>
            <w:tcW w:w="951" w:type="dxa"/>
          </w:tcPr>
          <w:p w14:paraId="74AA2C22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RS_BUS#</w:t>
            </w:r>
          </w:p>
        </w:tc>
        <w:tc>
          <w:tcPr>
            <w:tcW w:w="1039" w:type="dxa"/>
          </w:tcPr>
          <w:p w14:paraId="3F6C09C4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SW_BUS#</w:t>
            </w:r>
          </w:p>
        </w:tc>
        <w:tc>
          <w:tcPr>
            <w:tcW w:w="1056" w:type="dxa"/>
          </w:tcPr>
          <w:p w14:paraId="2EBF6FF5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ALU_BUS#</w:t>
            </w:r>
          </w:p>
        </w:tc>
        <w:tc>
          <w:tcPr>
            <w:tcW w:w="1056" w:type="dxa"/>
          </w:tcPr>
          <w:p w14:paraId="0136D5FC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RAM_BUS#</w:t>
            </w:r>
          </w:p>
        </w:tc>
        <w:tc>
          <w:tcPr>
            <w:tcW w:w="791" w:type="dxa"/>
          </w:tcPr>
          <w:p w14:paraId="2FBBDF11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LR/W#</w:t>
            </w:r>
          </w:p>
        </w:tc>
        <w:tc>
          <w:tcPr>
            <w:tcW w:w="720" w:type="dxa"/>
          </w:tcPr>
          <w:p w14:paraId="556963B2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CEL#</w:t>
            </w:r>
          </w:p>
        </w:tc>
        <w:tc>
          <w:tcPr>
            <w:tcW w:w="741" w:type="dxa"/>
          </w:tcPr>
          <w:p w14:paraId="472284CF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LDAR#</w:t>
            </w:r>
          </w:p>
        </w:tc>
      </w:tr>
      <w:tr w:rsidR="00057A20" w14:paraId="427E8415" w14:textId="77777777">
        <w:tc>
          <w:tcPr>
            <w:tcW w:w="1155" w:type="dxa"/>
          </w:tcPr>
          <w:p w14:paraId="4EA3186F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模拟开关</w:t>
            </w:r>
          </w:p>
        </w:tc>
        <w:tc>
          <w:tcPr>
            <w:tcW w:w="951" w:type="dxa"/>
          </w:tcPr>
          <w:p w14:paraId="61ED37D5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K8</w:t>
            </w:r>
          </w:p>
        </w:tc>
        <w:tc>
          <w:tcPr>
            <w:tcW w:w="1039" w:type="dxa"/>
          </w:tcPr>
          <w:p w14:paraId="6483DA97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K9</w:t>
            </w:r>
          </w:p>
        </w:tc>
        <w:tc>
          <w:tcPr>
            <w:tcW w:w="1056" w:type="dxa"/>
          </w:tcPr>
          <w:p w14:paraId="3165C87E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K10</w:t>
            </w:r>
          </w:p>
        </w:tc>
        <w:tc>
          <w:tcPr>
            <w:tcW w:w="1056" w:type="dxa"/>
          </w:tcPr>
          <w:p w14:paraId="28C96A5C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K11</w:t>
            </w:r>
          </w:p>
        </w:tc>
        <w:tc>
          <w:tcPr>
            <w:tcW w:w="791" w:type="dxa"/>
          </w:tcPr>
          <w:p w14:paraId="52020411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K12</w:t>
            </w:r>
          </w:p>
        </w:tc>
        <w:tc>
          <w:tcPr>
            <w:tcW w:w="720" w:type="dxa"/>
          </w:tcPr>
          <w:p w14:paraId="3262E64E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K13</w:t>
            </w:r>
          </w:p>
        </w:tc>
        <w:tc>
          <w:tcPr>
            <w:tcW w:w="741" w:type="dxa"/>
          </w:tcPr>
          <w:p w14:paraId="172A07EB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K14</w:t>
            </w:r>
          </w:p>
        </w:tc>
      </w:tr>
    </w:tbl>
    <w:p w14:paraId="0A9DFEEF" w14:textId="77777777" w:rsidR="00057A20" w:rsidRDefault="00057A20">
      <w:pPr>
        <w:rPr>
          <w:rFonts w:ascii="宋体" w:hAnsi="宋体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8"/>
        <w:gridCol w:w="701"/>
        <w:gridCol w:w="739"/>
        <w:gridCol w:w="720"/>
        <w:gridCol w:w="720"/>
        <w:gridCol w:w="720"/>
        <w:gridCol w:w="900"/>
        <w:gridCol w:w="900"/>
        <w:gridCol w:w="900"/>
      </w:tblGrid>
      <w:tr w:rsidR="00057A20" w14:paraId="6A7740FE" w14:textId="77777777">
        <w:tc>
          <w:tcPr>
            <w:tcW w:w="1188" w:type="dxa"/>
          </w:tcPr>
          <w:p w14:paraId="6A49E07A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数据通路</w:t>
            </w:r>
          </w:p>
        </w:tc>
        <w:tc>
          <w:tcPr>
            <w:tcW w:w="701" w:type="dxa"/>
          </w:tcPr>
          <w:p w14:paraId="2F35975E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AR+1</w:t>
            </w:r>
          </w:p>
        </w:tc>
        <w:tc>
          <w:tcPr>
            <w:tcW w:w="739" w:type="dxa"/>
          </w:tcPr>
          <w:p w14:paraId="35FCABF8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CER#</w:t>
            </w:r>
          </w:p>
        </w:tc>
        <w:tc>
          <w:tcPr>
            <w:tcW w:w="720" w:type="dxa"/>
          </w:tcPr>
          <w:p w14:paraId="395E1320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Cn#</w:t>
            </w:r>
          </w:p>
        </w:tc>
        <w:tc>
          <w:tcPr>
            <w:tcW w:w="720" w:type="dxa"/>
          </w:tcPr>
          <w:p w14:paraId="691077C8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720" w:type="dxa"/>
          </w:tcPr>
          <w:p w14:paraId="37D02699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S0</w:t>
            </w:r>
          </w:p>
        </w:tc>
        <w:tc>
          <w:tcPr>
            <w:tcW w:w="900" w:type="dxa"/>
          </w:tcPr>
          <w:p w14:paraId="4765877C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S1</w:t>
            </w:r>
          </w:p>
        </w:tc>
        <w:tc>
          <w:tcPr>
            <w:tcW w:w="900" w:type="dxa"/>
          </w:tcPr>
          <w:p w14:paraId="1D0B79F7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S2</w:t>
            </w:r>
          </w:p>
        </w:tc>
        <w:tc>
          <w:tcPr>
            <w:tcW w:w="900" w:type="dxa"/>
          </w:tcPr>
          <w:p w14:paraId="5C52AB02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S3</w:t>
            </w:r>
          </w:p>
        </w:tc>
      </w:tr>
      <w:tr w:rsidR="00057A20" w14:paraId="1FEE4413" w14:textId="77777777">
        <w:tc>
          <w:tcPr>
            <w:tcW w:w="1188" w:type="dxa"/>
          </w:tcPr>
          <w:p w14:paraId="7C05453C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模拟开关</w:t>
            </w:r>
          </w:p>
        </w:tc>
        <w:tc>
          <w:tcPr>
            <w:tcW w:w="701" w:type="dxa"/>
          </w:tcPr>
          <w:p w14:paraId="713DFD63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</w:t>
            </w:r>
          </w:p>
        </w:tc>
        <w:tc>
          <w:tcPr>
            <w:tcW w:w="739" w:type="dxa"/>
          </w:tcPr>
          <w:p w14:paraId="722EC310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VCC</w:t>
            </w:r>
          </w:p>
        </w:tc>
        <w:tc>
          <w:tcPr>
            <w:tcW w:w="720" w:type="dxa"/>
          </w:tcPr>
          <w:p w14:paraId="06FE1FA6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VCC</w:t>
            </w:r>
          </w:p>
        </w:tc>
        <w:tc>
          <w:tcPr>
            <w:tcW w:w="720" w:type="dxa"/>
          </w:tcPr>
          <w:p w14:paraId="5E10C6E5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</w:t>
            </w:r>
          </w:p>
        </w:tc>
        <w:tc>
          <w:tcPr>
            <w:tcW w:w="720" w:type="dxa"/>
          </w:tcPr>
          <w:p w14:paraId="44AB23BF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</w:t>
            </w:r>
          </w:p>
        </w:tc>
        <w:tc>
          <w:tcPr>
            <w:tcW w:w="900" w:type="dxa"/>
          </w:tcPr>
          <w:p w14:paraId="74872715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</w:t>
            </w:r>
          </w:p>
        </w:tc>
        <w:tc>
          <w:tcPr>
            <w:tcW w:w="900" w:type="dxa"/>
          </w:tcPr>
          <w:p w14:paraId="7FF34284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</w:t>
            </w:r>
          </w:p>
        </w:tc>
        <w:tc>
          <w:tcPr>
            <w:tcW w:w="900" w:type="dxa"/>
          </w:tcPr>
          <w:p w14:paraId="324BC5C1" w14:textId="77777777" w:rsidR="00057A20" w:rsidRDefault="0000000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地</w:t>
            </w:r>
          </w:p>
        </w:tc>
      </w:tr>
    </w:tbl>
    <w:p w14:paraId="12B640E8" w14:textId="77777777" w:rsidR="00057A20" w:rsidRDefault="00057A20">
      <w:pPr>
        <w:rPr>
          <w:rFonts w:ascii="宋体" w:hAnsi="宋体"/>
        </w:rPr>
      </w:pPr>
    </w:p>
    <w:p w14:paraId="74E4BA00" w14:textId="77777777" w:rsidR="00057A20" w:rsidRDefault="00000000">
      <w:pPr>
        <w:rPr>
          <w:rFonts w:ascii="黑体" w:eastAsia="黑体"/>
        </w:rPr>
      </w:pPr>
      <w:r>
        <w:rPr>
          <w:rFonts w:ascii="宋体" w:hAnsi="宋体" w:hint="eastAsia"/>
        </w:rPr>
        <w:t>（2）</w:t>
      </w:r>
      <w:r>
        <w:rPr>
          <w:rFonts w:ascii="黑体" w:eastAsia="黑体" w:hint="eastAsia"/>
        </w:rPr>
        <w:t>用8位数据开关SW7-SW0向RF中的四个通用寄存器分别置入以下数据：R0＝0FH、R1＝0F0H、R2＝55H、R3＝0AAH。</w:t>
      </w:r>
    </w:p>
    <w:p w14:paraId="05C09B46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1．令K4(WR0)=0，K5(WR1)=0，K6(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)=1，K8(RS_BUS#)=1，K9(SW_BUS#)=0，K10(ALU_BUS#)=1，K11(RAM_BUS#)=1，K13(CEL#)=1。置SW7－SW0=0FH，按QD按钮，将0FH写入R0。</w:t>
      </w:r>
    </w:p>
    <w:p w14:paraId="491176EA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2．令K4(WR0)=1，K5(WR1)=0，K6(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)=1，K8(RS_BUS#)=1，K9(SW_BUS#)=0，K10(ALU_BUS#)=1，K11(RAM_BUS#)=1，K13(CEL#)=1。置SW7－SW0=0F0H，按QD按钮，将0F0H写入R1。</w:t>
      </w:r>
    </w:p>
    <w:p w14:paraId="3E0BC879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3．令K4(WR0)=0，K5(WR1)=1，K6(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)=1，K8(RS_BUS#)=1，K9(SW_BUS#)=0，K10(ALU_BUS#)=1，K11(RAM_BUS#)=1，K13(CEL#)=1。置SW7－SW0=55H，按QD按钮，将55H写入R2。</w:t>
      </w:r>
    </w:p>
    <w:p w14:paraId="65169F26" w14:textId="77777777" w:rsidR="00057A20" w:rsidRDefault="00000000">
      <w:pPr>
        <w:ind w:left="359" w:hangingChars="171" w:hanging="359"/>
        <w:rPr>
          <w:rFonts w:ascii="宋体" w:hAnsi="宋体"/>
        </w:rPr>
      </w:pPr>
      <w:r>
        <w:rPr>
          <w:rFonts w:ascii="宋体" w:hAnsi="宋体" w:hint="eastAsia"/>
        </w:rPr>
        <w:t>4．令K4(WR0)=1，K5(WR1)=1，K6(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)=1，K8(RS_BUS#)=1，K9(SW_BUS#)=0，K10(ALU_BUS#)=1，K11(RAM_BUS#)=1，K13(CEL#)=1。置SW7－SW0=0AAH，按QD按钮，将0AAH写入R3。</w:t>
      </w:r>
    </w:p>
    <w:p w14:paraId="2FE462CD" w14:textId="77777777" w:rsidR="00057A20" w:rsidRDefault="00057A20">
      <w:pPr>
        <w:rPr>
          <w:rFonts w:ascii="宋体" w:hAnsi="宋体"/>
        </w:rPr>
      </w:pPr>
    </w:p>
    <w:p w14:paraId="67AF1ED3" w14:textId="77777777" w:rsidR="00057A20" w:rsidRDefault="00000000">
      <w:pPr>
        <w:rPr>
          <w:rFonts w:ascii="宋体" w:hAnsi="宋体"/>
        </w:rPr>
      </w:pPr>
      <w:r>
        <w:rPr>
          <w:rFonts w:ascii="宋体" w:hAnsi="宋体" w:hint="eastAsia"/>
        </w:rPr>
        <w:t>(3)</w:t>
      </w:r>
      <w:r>
        <w:rPr>
          <w:rFonts w:hint="eastAsia"/>
        </w:rPr>
        <w:t xml:space="preserve"> </w:t>
      </w:r>
      <w:r>
        <w:rPr>
          <w:rFonts w:ascii="黑体" w:eastAsia="黑体" w:hint="eastAsia"/>
        </w:rPr>
        <w:t>用8位数据开关向AR送入地址0FH，然后将R0中的数据0FH写入双端口存储器中。用同样的方法，依次将R1、R2、R3中的数据分别置入RAM的0F0H、55H、0AAH单元。</w:t>
      </w:r>
    </w:p>
    <w:p w14:paraId="443E6203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1．令K6(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)=0，K8(RS_BUS#)=1，K9(SW_BUS#)=0，K10(ALU_BUS#)=1，K11(RAM_BUS#)=1，K13(CEL#)=1，K14(LDAR#)=0。置SW7－SW0=0FH，按QD按钮，将0FH写入地址寄存器AR。</w:t>
      </w:r>
    </w:p>
    <w:p w14:paraId="2842F35E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ab/>
        <w:t>令K2(RD0)=0，K3(RD1)=0，K6(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)=0，K7(LDDR1)=1，K8(RS_BUS#)=1，K9(SW_BUS#)=1，K10(ALU_BUS#)=0，K11(RAM_BUS#)=1，K14(LDAR#)=1，K13(CEL#)=1。按QD按钮，将</w:t>
      </w:r>
    </w:p>
    <w:p w14:paraId="2B7F34AB" w14:textId="77777777" w:rsidR="00057A20" w:rsidRDefault="00000000">
      <w:pPr>
        <w:ind w:leftChars="171" w:left="359" w:firstLine="1"/>
        <w:rPr>
          <w:rFonts w:ascii="宋体" w:hAnsi="宋体"/>
        </w:rPr>
      </w:pPr>
      <w:r>
        <w:rPr>
          <w:rFonts w:ascii="宋体" w:hAnsi="宋体" w:hint="eastAsia"/>
        </w:rPr>
        <w:t>R0的数据送DR1，DR1中的数据通过运算器和ALU_BUS三态门送数据总线DBUS，DBUS应显示0FH。</w:t>
      </w:r>
    </w:p>
    <w:p w14:paraId="4A143D97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ab/>
        <w:t>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)=0，K7(LDDR1)=0，K8(RS_BUS#)=1，K9(SW_BUS#)=1，K10(ALU_BUS#)=0，K11(RAM_BUS#)=1，K12(LR/W#)=0，K14(LDAR#)=1，K13(CEL#)=0。按QD按钮，将DBUS上的数据0FH写入AR指定的存储器单元0FH。</w:t>
      </w:r>
    </w:p>
    <w:p w14:paraId="058BAFE9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2．令K6(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)=0，K8(RS_BUS#)=1，K9(SW_BUS#)=0，K10(ALU_BUS#)=1，K11(RAM_BUS#)=1，K13(CEL#)=1，K14(LDAR#)=0。置SW7－SW0=0F0H，按QD按钮，将0F0H写入地址寄存器AR。</w:t>
      </w:r>
    </w:p>
    <w:p w14:paraId="5AE84041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ab/>
        <w:t>令K2(RD0)=1，K3(RD1)=0，K6(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)=0，K7(LDDR1)=1，K8(RS_BUS#)=1，K9(SW_BUS#)=1，K10(ALU_BUS#)=0，K11(RAM_BUS#)=1，K14(LDAR#)=1，K13(CEL#)=1。按QD按钮，将</w:t>
      </w:r>
    </w:p>
    <w:p w14:paraId="1AF5E9D0" w14:textId="77777777" w:rsidR="00057A20" w:rsidRDefault="00000000">
      <w:pPr>
        <w:ind w:leftChars="171" w:left="359" w:firstLine="1"/>
        <w:rPr>
          <w:rFonts w:ascii="宋体" w:hAnsi="宋体"/>
        </w:rPr>
      </w:pPr>
      <w:r>
        <w:rPr>
          <w:rFonts w:ascii="宋体" w:hAnsi="宋体" w:hint="eastAsia"/>
        </w:rPr>
        <w:t>R1的数据送DR1，DR1中的数据通过运算器和ALU_BUS三态门送数据总线DBUS，DBUS应显示0F0H。</w:t>
      </w:r>
    </w:p>
    <w:p w14:paraId="67178F20" w14:textId="77777777" w:rsidR="00057A20" w:rsidRDefault="00000000">
      <w:pPr>
        <w:ind w:leftChars="171" w:left="360" w:hanging="1"/>
        <w:rPr>
          <w:rFonts w:ascii="宋体" w:hAnsi="宋体"/>
        </w:rPr>
      </w:pPr>
      <w:r>
        <w:rPr>
          <w:rFonts w:ascii="宋体" w:hAnsi="宋体" w:hint="eastAsia"/>
        </w:rPr>
        <w:tab/>
        <w:t>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)=0，K7(LDDR1)=0，K8(RS_BUS#)=1，K9(SW_BUS#)=1，K10(ALU_BUS#)=0，K11(RAM_BUS#)=1，K12(LR/W#)=0，K14(LDAR#)=1，K13(CEL#)=0。按QD按钮，将DBUS</w:t>
      </w:r>
      <w:r>
        <w:rPr>
          <w:rFonts w:ascii="宋体" w:hAnsi="宋体" w:hint="eastAsia"/>
        </w:rPr>
        <w:lastRenderedPageBreak/>
        <w:t>上的数据0F0H写入AR指定的存储器单元0F0H。</w:t>
      </w:r>
    </w:p>
    <w:p w14:paraId="0DDAB22B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3．令K6(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)=0，K8(RS_BUS#)=1，K9(SW_BUS#)=0，K10(ALU_BUS#)=1，K11(RAM_BUS#)=1，K13(CEL#)=1，K14(LDAR#)=0。置SW7－SW0=55H，按QD按钮，将55H写入地址寄存器AR。</w:t>
      </w:r>
    </w:p>
    <w:p w14:paraId="19F1D28C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ab/>
        <w:t>令K2(RD0)=0，K3(RD1)=1，K6(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)=0，K7(LDDR1)=1，K8(RS_BUS#)=1，K9(SW_BUS#)=1，K10(ALU_BUS#)=0，K11(RAM_BUS#)=1，K14(LDAR#)=1，K13(CEL#)=1。按QD按钮，将</w:t>
      </w:r>
    </w:p>
    <w:p w14:paraId="6D26FDCD" w14:textId="77777777" w:rsidR="00057A20" w:rsidRDefault="00000000">
      <w:pPr>
        <w:ind w:leftChars="171" w:left="359" w:firstLine="1"/>
        <w:rPr>
          <w:rFonts w:ascii="宋体" w:hAnsi="宋体"/>
        </w:rPr>
      </w:pPr>
      <w:r>
        <w:rPr>
          <w:rFonts w:ascii="宋体" w:hAnsi="宋体" w:hint="eastAsia"/>
        </w:rPr>
        <w:t>R2的数据送DR1，DR1中的数据通过运算器和ALU_BUS三态门送数据总线DBUS，DBUS应显示55H。</w:t>
      </w:r>
    </w:p>
    <w:p w14:paraId="0BE3A37A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ab/>
        <w:t>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)=0，K7(LDDR1)=0，K8(RS_BUS#)=1，K9(SW_BUS#)=1，K10(ALU_BUS#)=0，K11(RAM_BUS#)=1，K12(LR/W#)=0，K14(LDAR#)=1，K13(CEL#)=0。按QD按钮，将DBUS上的数据55H写入AR指定的存储器单元55H。</w:t>
      </w:r>
    </w:p>
    <w:p w14:paraId="3703387E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4．令K6(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)=0，K8(RS_BUS#)=1，K9(SW_BUS#)=0，K10(ALU_BUS#)=1，K11(RAM_BUS#)=1，K13(CEL#)=1，K14(LDAR#)=0。置SW7－SW0=0AAH，按QD按钮，将0AAH写入地址寄存器AR。</w:t>
      </w:r>
    </w:p>
    <w:p w14:paraId="119B03F5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ab/>
        <w:t>令K2(RD0)=1，K3(RD1)=1，K6(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)=0，K7(LDDR1)=1，K8(RS_BUS#)=1，K9(SW_BUS#)=1，K10(ALU_BUS#)=0，K11(RAM_BUS#)=1，K14(LDAR#)=1，K13(CEL#)=1。按QD按钮，将</w:t>
      </w:r>
    </w:p>
    <w:p w14:paraId="02F37ABD" w14:textId="77777777" w:rsidR="00057A20" w:rsidRDefault="00000000">
      <w:pPr>
        <w:ind w:leftChars="171" w:left="359" w:firstLine="1"/>
        <w:rPr>
          <w:rFonts w:ascii="宋体" w:hAnsi="宋体"/>
        </w:rPr>
      </w:pPr>
      <w:r>
        <w:rPr>
          <w:rFonts w:ascii="宋体" w:hAnsi="宋体" w:hint="eastAsia"/>
        </w:rPr>
        <w:t>R3的数据送DR1，DR1中的数据通过运算器和ALU_BUS三态门送数据总线DBUS，DBUS应显示0AAH。</w:t>
      </w:r>
    </w:p>
    <w:p w14:paraId="51B868FE" w14:textId="77777777" w:rsidR="00057A20" w:rsidRDefault="00000000">
      <w:pPr>
        <w:ind w:left="359" w:hangingChars="171" w:hanging="359"/>
        <w:rPr>
          <w:rFonts w:ascii="宋体" w:hAnsi="宋体"/>
        </w:rPr>
      </w:pPr>
      <w:r>
        <w:rPr>
          <w:rFonts w:ascii="宋体" w:hAnsi="宋体" w:hint="eastAsia"/>
        </w:rPr>
        <w:tab/>
        <w:t>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)=0，K7(LDDR1)=0，K8(RS_BUS#)=1，K9(SW_BUS#)=1，K10(ALU_BUS#)=0，K11(RAM_BUS#)=1，K12(LR/W#)=0，K14(LDAR#)=1，K13(CEL#)=0。按QD按钮，将DBUS上的数据0AAH写入AR指定的存储器单元0AAH。</w:t>
      </w:r>
    </w:p>
    <w:p w14:paraId="2AA0CB4B" w14:textId="77777777" w:rsidR="00057A20" w:rsidRDefault="00057A20">
      <w:pPr>
        <w:rPr>
          <w:rFonts w:ascii="宋体" w:hAnsi="宋体"/>
        </w:rPr>
      </w:pPr>
    </w:p>
    <w:p w14:paraId="75A3BFC1" w14:textId="77777777" w:rsidR="00057A20" w:rsidRDefault="00000000">
      <w:pPr>
        <w:rPr>
          <w:rFonts w:ascii="宋体" w:hAnsi="宋体"/>
        </w:rPr>
      </w:pPr>
      <w:r>
        <w:rPr>
          <w:rFonts w:ascii="宋体" w:hAnsi="宋体" w:hint="eastAsia"/>
        </w:rPr>
        <w:t>(4)</w:t>
      </w:r>
      <w:r>
        <w:rPr>
          <w:rFonts w:hint="eastAsia"/>
        </w:rPr>
        <w:t xml:space="preserve"> </w:t>
      </w:r>
      <w:r>
        <w:rPr>
          <w:rFonts w:ascii="黑体" w:eastAsia="黑体" w:hint="eastAsia"/>
        </w:rPr>
        <w:t>分别将RAM的0AAH单元数据写入R0，55H单元数据写入R1，0F0H单元数据写入R2，0FH单元数据写入R3。</w:t>
      </w:r>
    </w:p>
    <w:p w14:paraId="26004234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1．令K6(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)=0，K8(RS_BUS#)=1，K9(SW_BUS#)=0，K10(ALU_BUS#)=1，K11(RAM_BUS#)=1，K13(CEL#)=1，K14(LDAR#)=0。置SW7－SW0=0AAH，按QD按钮，将0AAH写入地址寄存器AR。</w:t>
      </w:r>
    </w:p>
    <w:p w14:paraId="72F89EBA" w14:textId="77777777" w:rsidR="00057A20" w:rsidRDefault="00000000">
      <w:pPr>
        <w:ind w:left="360"/>
        <w:rPr>
          <w:rFonts w:ascii="宋体" w:hAnsi="宋体"/>
        </w:rPr>
      </w:pPr>
      <w:r>
        <w:rPr>
          <w:rFonts w:ascii="宋体" w:hAnsi="宋体" w:hint="eastAsia"/>
        </w:rPr>
        <w:t>令K4(WR0)=0，K5(WR1)=0，K6(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)=1，K8(RS_BUS#)=1，K9(SW_BUS#)=1，K10(ALU_BUS#)=1，K11(RAM_BUS#)=0，K12(LR/W#)=1，K13(CEL#)=0，K14(LDAR#)=1。按QD按钮，将AR指定的存储器地址0AAH单元的内容0AAH读出，然后写入寄存器R0。</w:t>
      </w:r>
    </w:p>
    <w:p w14:paraId="46EE3D9B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2．令K6(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)=0，K8(RS_BUS#)=1，K9(SW_BUS#)=0，K10(ALU_BUS#)=1，K11(RAM_BUS#)=1，K13(CEL#)=1，K14(LDAR#)=0。置SW7－SW0=55H，按QD按钮，将55H写入地址寄存器AR。</w:t>
      </w:r>
    </w:p>
    <w:p w14:paraId="3CBE3CD9" w14:textId="77777777" w:rsidR="00057A20" w:rsidRDefault="00000000">
      <w:pPr>
        <w:ind w:leftChars="170" w:left="357" w:firstLine="1"/>
        <w:rPr>
          <w:rFonts w:ascii="宋体" w:hAnsi="宋体"/>
        </w:rPr>
      </w:pPr>
      <w:r>
        <w:rPr>
          <w:rFonts w:ascii="宋体" w:hAnsi="宋体" w:hint="eastAsia"/>
        </w:rPr>
        <w:t>令K4(WR0)=1，K5(WR1)=0，K6(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)=1，K8(RS_BUS#)=1，K9(SW_BUS#)=1，K10(ALU_BUS#)=1，K11(RAM_BUS#)=0，K12(LR/W#)=1，K13(CEL#)=0，K14(LDAR#)=1。按QD按钮，将AR指定的存储器地址55H单元的内容55H读出，然后写入寄存器R1。</w:t>
      </w:r>
    </w:p>
    <w:p w14:paraId="69312CFE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3．令K6(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)=0，K8(RS_BUS#)=1，K9(SW_BUS#)=0，K10(ALU_BUS#)=1，K11(RAM_BUS#)=1，K13(CEL#)=1，K14(LDAR#)=0。置SW7－SW0=0F0H，按QD按钮，将0F0H写入地址寄存器AR。</w:t>
      </w:r>
    </w:p>
    <w:p w14:paraId="1E97F626" w14:textId="77777777" w:rsidR="00057A20" w:rsidRDefault="00000000">
      <w:pPr>
        <w:ind w:leftChars="170" w:left="357" w:firstLine="1"/>
        <w:rPr>
          <w:rFonts w:ascii="宋体" w:hAnsi="宋体"/>
        </w:rPr>
      </w:pPr>
      <w:r>
        <w:rPr>
          <w:rFonts w:ascii="宋体" w:hAnsi="宋体" w:hint="eastAsia"/>
        </w:rPr>
        <w:t>令K4(WR0)=0，K5(WR1)=1，K6(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)=1，K8(RS_BUS#)=1，K9(SW_BUS#)=1，K10(ALU_BUS#)=1，K11(RAM_BUS#)=0，K12(LR/W#)=1，K13(CEL#)=0，K14(LDAR#)=1。按QD按钮，将AR指定的存储器地址0F0H单元的内容0F0H读出，然后写入寄存器R2。</w:t>
      </w:r>
    </w:p>
    <w:p w14:paraId="46CADC88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4．令K6(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)=0，K8(RS_BUS#)=1，K9(SW_BUS#)=0，K10(ALU_BUS#)=1，K11(RAM_BUS#)=1，K13(CEL#)=1，K14(LDAR#)=0。置SW7－SW0=0FH，按QD按钮，将0FH写入地址寄存器</w:t>
      </w:r>
      <w:r>
        <w:rPr>
          <w:rFonts w:ascii="宋体" w:hAnsi="宋体" w:hint="eastAsia"/>
        </w:rPr>
        <w:lastRenderedPageBreak/>
        <w:t>AR。</w:t>
      </w:r>
    </w:p>
    <w:p w14:paraId="6F7B273E" w14:textId="77777777" w:rsidR="00057A20" w:rsidRDefault="00000000">
      <w:pPr>
        <w:ind w:leftChars="170" w:left="357" w:firstLine="1"/>
        <w:rPr>
          <w:rFonts w:ascii="宋体" w:hAnsi="宋体"/>
        </w:rPr>
      </w:pPr>
      <w:r>
        <w:rPr>
          <w:rFonts w:ascii="宋体" w:hAnsi="宋体" w:hint="eastAsia"/>
        </w:rPr>
        <w:t>令K4(WR0)=1，K5(WR1)=1，K6(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)=1，K8(RS_BUS#)=1，K9(SW_BUS#)=1，K10(ALU_BUS#)=1，K11(RAM_BUS#)=0，K12(LR/W#)=1，K13(CEL#)=0，K14(LDAR#)=1。按QD按钮，将AR指定的存储器地址0FH单元的内容0FH读出，然后写入寄存器R3。</w:t>
      </w:r>
    </w:p>
    <w:p w14:paraId="629D6D8F" w14:textId="77777777" w:rsidR="00057A20" w:rsidRDefault="00057A20">
      <w:pPr>
        <w:rPr>
          <w:rFonts w:ascii="宋体" w:hAnsi="宋体"/>
        </w:rPr>
      </w:pPr>
    </w:p>
    <w:p w14:paraId="4C80E07D" w14:textId="77777777" w:rsidR="00057A20" w:rsidRDefault="00000000">
      <w:pPr>
        <w:ind w:leftChars="-170" w:hangingChars="170" w:hanging="357"/>
        <w:rPr>
          <w:rFonts w:ascii="宋体" w:hAnsi="宋体"/>
        </w:rPr>
      </w:pPr>
      <w:r>
        <w:rPr>
          <w:rFonts w:ascii="黑体" w:eastAsia="黑体" w:hAnsi="宋体" w:hint="eastAsia"/>
        </w:rPr>
        <w:t>（5）校验结果</w:t>
      </w:r>
    </w:p>
    <w:p w14:paraId="0730F793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1．令K0(RS0)=0，K1(RS1)=0，K6(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)=0，K8(RS_BUS#)=0，K9(SW_BUS#)=1，K10(ALU_BUS#)=1，K11(RAM_BUS#)=1，读出R0的内容在数据总线上。数据总线DBUS指示灯应为0AAH。</w:t>
      </w:r>
    </w:p>
    <w:p w14:paraId="7C9685E9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2．令K0(RS0)=1，K1(RS1)=0，K6(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)=0，K8(RS_BUS#)=0，K9(SW_BUS#)=1，K10(ALU_BUS#)=1，K11(RAM_BUS#)=1，读出R1的内容在数据总线上。数据总线DBUS指示灯应为55H。</w:t>
      </w:r>
    </w:p>
    <w:p w14:paraId="359C2EBC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3．令K0(RS0)=0，K1(RS1)=1，K6(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)=0，K8(RS_BUS#)=0，K9(SW_BUS#)=1，K10(ALU_BUS#)=1，K11(RAM_BUS#)=1，读出R2的内容在数据总线上。数据总线DBUS指示灯应为0F0H。</w:t>
      </w:r>
    </w:p>
    <w:p w14:paraId="43B9BC23" w14:textId="77777777" w:rsidR="00057A20" w:rsidRDefault="00000000">
      <w:pPr>
        <w:ind w:leftChars="1" w:left="359" w:hangingChars="170" w:hanging="357"/>
        <w:rPr>
          <w:rFonts w:ascii="宋体" w:hAnsi="宋体"/>
        </w:rPr>
      </w:pPr>
      <w:r>
        <w:rPr>
          <w:rFonts w:ascii="宋体" w:hAnsi="宋体" w:hint="eastAsia"/>
        </w:rPr>
        <w:t>4．令K0(RS0)=1，K1(RS1)=1，K6(</w:t>
      </w:r>
      <w:proofErr w:type="spellStart"/>
      <w:r>
        <w:rPr>
          <w:rFonts w:ascii="宋体" w:hAnsi="宋体" w:hint="eastAsia"/>
        </w:rPr>
        <w:t>LDRi</w:t>
      </w:r>
      <w:proofErr w:type="spellEnd"/>
      <w:r>
        <w:rPr>
          <w:rFonts w:ascii="宋体" w:hAnsi="宋体" w:hint="eastAsia"/>
        </w:rPr>
        <w:t>)=0，K8(RS_BUS#)=0，K9(SW_BUS#)=1，K10(ALU_BUS#)=1，K11(RAM_BUS#)=1，读出R3的内容在数据总线上。数据总线DBUS指示灯应为0FH。</w:t>
      </w:r>
    </w:p>
    <w:p w14:paraId="47735C63" w14:textId="77777777" w:rsidR="00057A20" w:rsidRDefault="00000000">
      <w:pPr>
        <w:spacing w:line="360" w:lineRule="auto"/>
        <w:ind w:leftChars="-100" w:left="-210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实验过程：</w:t>
      </w:r>
    </w:p>
    <w:p w14:paraId="2FAC1B5B" w14:textId="77777777" w:rsidR="00057A20" w:rsidRDefault="00000000">
      <w:pPr>
        <w:spacing w:line="360" w:lineRule="auto"/>
        <w:ind w:leftChars="-100" w:left="-210"/>
        <w:rPr>
          <w:rFonts w:eastAsia="楷体_GB2312"/>
          <w:sz w:val="28"/>
          <w:szCs w:val="28"/>
        </w:rPr>
      </w:pPr>
      <w:r>
        <w:rPr>
          <w:rFonts w:eastAsia="楷体_GB2312"/>
          <w:noProof/>
          <w:sz w:val="28"/>
          <w:szCs w:val="28"/>
        </w:rPr>
        <w:drawing>
          <wp:inline distT="0" distB="0" distL="114300" distR="114300" wp14:anchorId="7C4F72E1" wp14:editId="0EF71090">
            <wp:extent cx="4615815" cy="2600325"/>
            <wp:effectExtent l="0" t="0" r="1905" b="5715"/>
            <wp:docPr id="1" name="图片 1" descr="514773a995b715abf1c54397f758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14773a995b715abf1c54397f7585c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4048" w14:textId="77777777" w:rsidR="00057A20" w:rsidRDefault="00000000">
      <w:pPr>
        <w:spacing w:line="360" w:lineRule="auto"/>
        <w:ind w:leftChars="-100" w:left="-210"/>
        <w:rPr>
          <w:rFonts w:eastAsia="楷体_GB2312"/>
          <w:sz w:val="28"/>
          <w:szCs w:val="28"/>
        </w:rPr>
      </w:pPr>
      <w:r>
        <w:rPr>
          <w:rFonts w:eastAsia="楷体_GB2312"/>
          <w:noProof/>
          <w:sz w:val="28"/>
          <w:szCs w:val="28"/>
        </w:rPr>
        <w:drawing>
          <wp:inline distT="0" distB="0" distL="114300" distR="114300" wp14:anchorId="37430A4D" wp14:editId="21EF0956">
            <wp:extent cx="4691380" cy="2642870"/>
            <wp:effectExtent l="0" t="0" r="2540" b="8890"/>
            <wp:docPr id="2" name="图片 2" descr="48aa80eb63da27b99b031fc70001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8aa80eb63da27b99b031fc7000118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FC47" w14:textId="77777777" w:rsidR="00057A20" w:rsidRDefault="00000000">
      <w:pPr>
        <w:spacing w:line="360" w:lineRule="auto"/>
        <w:rPr>
          <w:rFonts w:eastAsia="楷体_GB2312"/>
          <w:sz w:val="28"/>
          <w:szCs w:val="28"/>
        </w:rPr>
      </w:pPr>
      <w:r>
        <w:rPr>
          <w:rFonts w:eastAsia="楷体_GB2312" w:hint="eastAsia"/>
          <w:noProof/>
          <w:sz w:val="28"/>
          <w:szCs w:val="28"/>
        </w:rPr>
        <w:lastRenderedPageBreak/>
        <w:drawing>
          <wp:inline distT="0" distB="0" distL="114300" distR="114300" wp14:anchorId="6A45E827" wp14:editId="16E81E0D">
            <wp:extent cx="3249295" cy="5768975"/>
            <wp:effectExtent l="0" t="0" r="6985" b="12065"/>
            <wp:docPr id="3" name="图片 3" descr="86bba58366a4b92757d3c9d26ad87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6bba58366a4b92757d3c9d26ad87b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929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D57C" w14:textId="77777777" w:rsidR="00057A20" w:rsidRDefault="00057A20">
      <w:pPr>
        <w:spacing w:line="360" w:lineRule="auto"/>
        <w:rPr>
          <w:rFonts w:eastAsia="楷体_GB2312"/>
          <w:sz w:val="28"/>
          <w:szCs w:val="28"/>
        </w:rPr>
      </w:pPr>
    </w:p>
    <w:p w14:paraId="5404B789" w14:textId="77777777" w:rsidR="00057A20" w:rsidRDefault="00000000">
      <w:pPr>
        <w:numPr>
          <w:ilvl w:val="0"/>
          <w:numId w:val="1"/>
        </w:numPr>
        <w:spacing w:line="360" w:lineRule="auto"/>
        <w:ind w:left="280" w:hangingChars="100" w:hanging="280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实验评估</w:t>
      </w:r>
    </w:p>
    <w:p w14:paraId="15FF5627" w14:textId="77777777" w:rsidR="00817B7D" w:rsidRDefault="00817B7D">
      <w:pPr>
        <w:spacing w:line="360" w:lineRule="auto"/>
        <w:rPr>
          <w:rFonts w:ascii="宋体" w:hAnsi="宋体" w:cs="Segoe UI"/>
          <w:color w:val="374151"/>
          <w:sz w:val="28"/>
          <w:szCs w:val="28"/>
        </w:rPr>
      </w:pPr>
      <w:r>
        <w:rPr>
          <w:rFonts w:ascii="宋体" w:hAnsi="宋体" w:cs="Segoe UI"/>
          <w:color w:val="374151"/>
          <w:sz w:val="28"/>
          <w:szCs w:val="28"/>
        </w:rPr>
        <w:tab/>
      </w:r>
      <w:r w:rsidRPr="00817B7D">
        <w:rPr>
          <w:rFonts w:ascii="宋体" w:hAnsi="宋体" w:cs="Segoe UI"/>
          <w:color w:val="374151"/>
          <w:sz w:val="28"/>
          <w:szCs w:val="28"/>
        </w:rPr>
        <w:t>这是一项针对8位数据开关、通用寄存器、双端口存储器等模块的数字电路实验。</w:t>
      </w:r>
    </w:p>
    <w:p w14:paraId="274BB57C" w14:textId="7F98CD76" w:rsidR="00057A20" w:rsidRPr="00817B7D" w:rsidRDefault="00817B7D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 w:cs="Segoe UI"/>
          <w:color w:val="374151"/>
          <w:sz w:val="28"/>
          <w:szCs w:val="28"/>
        </w:rPr>
        <w:tab/>
      </w:r>
      <w:r w:rsidRPr="00817B7D">
        <w:rPr>
          <w:rFonts w:ascii="宋体" w:hAnsi="宋体" w:cs="Segoe UI"/>
          <w:color w:val="374151"/>
          <w:sz w:val="28"/>
          <w:szCs w:val="28"/>
        </w:rPr>
        <w:t>本次实验主要涉及寄存器的写入和读取、双端口存储器的写入和读取、地址寄存器的读取和写入，以及数据总线的连接。</w:t>
      </w:r>
    </w:p>
    <w:p w14:paraId="286E8F7D" w14:textId="77777777" w:rsidR="00817B7D" w:rsidRDefault="00817B7D">
      <w:pPr>
        <w:spacing w:line="360" w:lineRule="auto"/>
        <w:rPr>
          <w:rFonts w:ascii="宋体" w:hAnsi="宋体" w:cs="Segoe UI"/>
          <w:color w:val="374151"/>
          <w:sz w:val="28"/>
          <w:szCs w:val="28"/>
        </w:rPr>
      </w:pPr>
      <w:r>
        <w:rPr>
          <w:rFonts w:ascii="宋体" w:hAnsi="宋体" w:cs="Segoe UI"/>
          <w:color w:val="374151"/>
          <w:sz w:val="28"/>
          <w:szCs w:val="28"/>
        </w:rPr>
        <w:tab/>
      </w:r>
      <w:r w:rsidRPr="00817B7D">
        <w:rPr>
          <w:rFonts w:ascii="宋体" w:hAnsi="宋体" w:cs="Segoe UI"/>
          <w:color w:val="374151"/>
          <w:sz w:val="28"/>
          <w:szCs w:val="28"/>
        </w:rPr>
        <w:t>在实验中，我按照实验步骤操作，将给定数据依次写入四个通用寄存器，并将每个寄存器中的数据写入双端口存储器的指定地址中。具体地，通过开关设置相应的控制信号，将数据写入寄存器和双端口存储器，并通过读取控制信号将双端口存储器中的数据读出到数据总线上，最终通过LED灯观察实验结果是否正</w:t>
      </w:r>
      <w:r w:rsidRPr="00817B7D">
        <w:rPr>
          <w:rFonts w:ascii="宋体" w:hAnsi="宋体" w:cs="Segoe UI" w:hint="eastAsia"/>
          <w:color w:val="374151"/>
          <w:sz w:val="28"/>
          <w:szCs w:val="28"/>
        </w:rPr>
        <w:t>确</w:t>
      </w:r>
    </w:p>
    <w:p w14:paraId="6D830883" w14:textId="77777777" w:rsidR="00817B7D" w:rsidRDefault="00817B7D" w:rsidP="00817B7D">
      <w:pPr>
        <w:spacing w:line="360" w:lineRule="auto"/>
        <w:rPr>
          <w:rFonts w:ascii="宋体" w:hAnsi="宋体" w:cs="Segoe UI"/>
          <w:color w:val="374151"/>
          <w:sz w:val="28"/>
          <w:szCs w:val="28"/>
        </w:rPr>
      </w:pPr>
      <w:r>
        <w:rPr>
          <w:rFonts w:ascii="宋体" w:hAnsi="宋体" w:cs="Segoe UI"/>
          <w:color w:val="374151"/>
          <w:sz w:val="28"/>
          <w:szCs w:val="28"/>
        </w:rPr>
        <w:tab/>
      </w:r>
      <w:r w:rsidRPr="00817B7D">
        <w:rPr>
          <w:rFonts w:ascii="宋体" w:hAnsi="宋体" w:cs="Segoe UI"/>
          <w:color w:val="374151"/>
          <w:sz w:val="28"/>
          <w:szCs w:val="28"/>
        </w:rPr>
        <w:t>通过本次实验，我学到了以下几点：</w:t>
      </w:r>
    </w:p>
    <w:p w14:paraId="7C903800" w14:textId="77777777" w:rsidR="007D1BB1" w:rsidRDefault="00817B7D" w:rsidP="007D1BB1">
      <w:pPr>
        <w:spacing w:line="360" w:lineRule="auto"/>
        <w:rPr>
          <w:rFonts w:ascii="Segoe UI" w:hAnsi="Segoe UI" w:cs="Segoe UI"/>
          <w:color w:val="374151"/>
          <w:sz w:val="28"/>
          <w:szCs w:val="28"/>
        </w:rPr>
      </w:pPr>
      <w:r>
        <w:rPr>
          <w:rFonts w:eastAsia="楷体_GB2312"/>
          <w:sz w:val="28"/>
          <w:szCs w:val="28"/>
        </w:rPr>
        <w:tab/>
        <w:t>1.</w:t>
      </w:r>
      <w:r w:rsidRPr="00817B7D">
        <w:rPr>
          <w:rFonts w:ascii="Segoe UI" w:hAnsi="Segoe UI" w:cs="Segoe UI"/>
          <w:color w:val="0D0D0D" w:themeColor="text1" w:themeTint="F2"/>
          <w:sz w:val="28"/>
          <w:szCs w:val="28"/>
        </w:rPr>
        <w:t>学会了数字电路的实验流程和操作方法。在实验过程中，我根据实验步骤依次操作，注意到实验步骤中的每个细节，例如开关的状态</w:t>
      </w:r>
      <w:r w:rsidRPr="00817B7D">
        <w:rPr>
          <w:rFonts w:ascii="Segoe UI" w:hAnsi="Segoe UI" w:cs="Segoe UI"/>
          <w:color w:val="374151"/>
          <w:sz w:val="28"/>
          <w:szCs w:val="28"/>
        </w:rPr>
        <w:t>、</w:t>
      </w:r>
      <w:r w:rsidRPr="00817B7D">
        <w:rPr>
          <w:rFonts w:ascii="Segoe UI" w:hAnsi="Segoe UI" w:cs="Segoe UI"/>
          <w:color w:val="374151"/>
          <w:sz w:val="28"/>
          <w:szCs w:val="28"/>
        </w:rPr>
        <w:lastRenderedPageBreak/>
        <w:t>按钮的操作时间等，以确保实验的准确性和可重复性</w:t>
      </w:r>
      <w:r>
        <w:rPr>
          <w:rFonts w:ascii="Segoe UI" w:hAnsi="Segoe UI" w:cs="Segoe UI" w:hint="eastAsia"/>
          <w:color w:val="374151"/>
          <w:sz w:val="28"/>
          <w:szCs w:val="28"/>
        </w:rPr>
        <w:t>。</w:t>
      </w:r>
    </w:p>
    <w:p w14:paraId="7788848A" w14:textId="77777777" w:rsidR="007D1BB1" w:rsidRDefault="007D1BB1" w:rsidP="007D1BB1">
      <w:pPr>
        <w:spacing w:line="360" w:lineRule="auto"/>
        <w:rPr>
          <w:rFonts w:ascii="宋体" w:hAnsi="宋体" w:cs="Segoe UI"/>
          <w:color w:val="374151"/>
          <w:sz w:val="28"/>
          <w:szCs w:val="28"/>
        </w:rPr>
      </w:pPr>
      <w:r>
        <w:rPr>
          <w:rFonts w:ascii="Segoe UI" w:hAnsi="Segoe UI" w:cs="Segoe UI"/>
          <w:color w:val="374151"/>
          <w:sz w:val="28"/>
          <w:szCs w:val="28"/>
        </w:rPr>
        <w:tab/>
      </w:r>
      <w:r w:rsidR="00817B7D" w:rsidRPr="007D1BB1">
        <w:rPr>
          <w:rFonts w:ascii="宋体" w:hAnsi="宋体"/>
          <w:sz w:val="28"/>
          <w:szCs w:val="28"/>
        </w:rPr>
        <w:t>2.</w:t>
      </w:r>
      <w:r w:rsidRPr="007D1BB1">
        <w:rPr>
          <w:rFonts w:ascii="宋体" w:hAnsi="宋体" w:cs="Segoe UI"/>
          <w:color w:val="374151"/>
          <w:sz w:val="28"/>
          <w:szCs w:val="28"/>
        </w:rPr>
        <w:t>了解了8位数据开关的作用。8位数据开关是输入数据的设备，它通过开关的状态设置相应的数据，将数据送入通用寄存器、地址寄存器和双端口存储器等模块中。</w:t>
      </w:r>
    </w:p>
    <w:p w14:paraId="448C1E60" w14:textId="77777777" w:rsidR="007D1BB1" w:rsidRDefault="007D1BB1" w:rsidP="007D1BB1">
      <w:pPr>
        <w:spacing w:line="360" w:lineRule="auto"/>
        <w:rPr>
          <w:rFonts w:ascii="宋体" w:hAnsi="宋体" w:cs="Segoe UI"/>
          <w:color w:val="0D0D0D" w:themeColor="text1" w:themeTint="F2"/>
          <w:sz w:val="28"/>
          <w:szCs w:val="28"/>
        </w:rPr>
      </w:pPr>
      <w:r>
        <w:rPr>
          <w:rFonts w:ascii="宋体" w:hAnsi="宋体" w:cs="Segoe UI"/>
          <w:color w:val="374151"/>
          <w:sz w:val="28"/>
          <w:szCs w:val="28"/>
        </w:rPr>
        <w:tab/>
      </w:r>
      <w:r w:rsidRPr="007D1BB1">
        <w:rPr>
          <w:rFonts w:ascii="宋体" w:hAnsi="宋体" w:cs="Segoe UI"/>
          <w:color w:val="0D0D0D" w:themeColor="text1" w:themeTint="F2"/>
          <w:sz w:val="28"/>
          <w:szCs w:val="28"/>
        </w:rPr>
        <w:t>3.</w:t>
      </w:r>
      <w:r w:rsidRPr="007D1BB1">
        <w:rPr>
          <w:rFonts w:ascii="宋体" w:hAnsi="宋体" w:cs="Segoe UI"/>
          <w:color w:val="0D0D0D" w:themeColor="text1" w:themeTint="F2"/>
          <w:sz w:val="28"/>
          <w:szCs w:val="28"/>
        </w:rPr>
        <w:t>了解了通用寄存器的功能和用法。通用寄存器是一种存储数据的设备，它可以保存任意8位数据。在本次实验中，我用通用寄存器将给定的数据存储起来，并将数据从通用寄存器中写入双端口存储器中的指定地址中。</w:t>
      </w:r>
    </w:p>
    <w:p w14:paraId="344A3266" w14:textId="77777777" w:rsidR="007D1BB1" w:rsidRDefault="007D1BB1" w:rsidP="007D1BB1">
      <w:pPr>
        <w:spacing w:line="360" w:lineRule="auto"/>
        <w:rPr>
          <w:rFonts w:ascii="宋体" w:hAnsi="宋体" w:cs="Segoe UI"/>
          <w:color w:val="0D0D0D" w:themeColor="text1" w:themeTint="F2"/>
          <w:sz w:val="28"/>
          <w:szCs w:val="28"/>
        </w:rPr>
      </w:pPr>
      <w:r>
        <w:rPr>
          <w:rFonts w:ascii="宋体" w:hAnsi="宋体" w:cs="Segoe UI"/>
          <w:color w:val="374151"/>
          <w:sz w:val="28"/>
          <w:szCs w:val="28"/>
        </w:rPr>
        <w:tab/>
      </w:r>
      <w:r w:rsidRPr="007D1BB1">
        <w:rPr>
          <w:rFonts w:ascii="宋体" w:hAnsi="宋体" w:cs="Segoe UI"/>
          <w:color w:val="0D0D0D" w:themeColor="text1" w:themeTint="F2"/>
          <w:sz w:val="28"/>
          <w:szCs w:val="28"/>
        </w:rPr>
        <w:t>4.</w:t>
      </w:r>
      <w:r w:rsidRPr="007D1BB1">
        <w:rPr>
          <w:rFonts w:ascii="宋体" w:hAnsi="宋体" w:cs="Segoe UI"/>
          <w:color w:val="0D0D0D" w:themeColor="text1" w:themeTint="F2"/>
          <w:sz w:val="28"/>
          <w:szCs w:val="28"/>
        </w:rPr>
        <w:t>了解了双端口存储器的作用和原理。双端口存储器是一种高速存储器，它可以同时读取和写入数据。在本次实验中，我们使用双端口存储器将通用寄存器中的数据写入指定地址，以及从指定地址读取数据到数据总线上。</w:t>
      </w:r>
    </w:p>
    <w:p w14:paraId="450F82F5" w14:textId="77777777" w:rsidR="007D1BB1" w:rsidRDefault="007D1BB1" w:rsidP="007D1BB1">
      <w:pPr>
        <w:spacing w:line="360" w:lineRule="auto"/>
        <w:rPr>
          <w:rFonts w:ascii="宋体" w:hAnsi="宋体" w:cs="Segoe UI"/>
          <w:color w:val="374151"/>
          <w:sz w:val="28"/>
          <w:szCs w:val="28"/>
        </w:rPr>
      </w:pPr>
      <w:r>
        <w:rPr>
          <w:rFonts w:ascii="宋体" w:hAnsi="宋体" w:cs="Segoe UI"/>
          <w:color w:val="0D0D0D" w:themeColor="text1" w:themeTint="F2"/>
          <w:sz w:val="28"/>
          <w:szCs w:val="28"/>
        </w:rPr>
        <w:tab/>
      </w:r>
      <w:r w:rsidRPr="007D1BB1">
        <w:rPr>
          <w:rFonts w:ascii="宋体" w:hAnsi="宋体" w:cs="Segoe UI"/>
          <w:color w:val="0D0D0D" w:themeColor="text1" w:themeTint="F2"/>
          <w:sz w:val="28"/>
          <w:szCs w:val="28"/>
        </w:rPr>
        <w:t>5.</w:t>
      </w:r>
      <w:r w:rsidRPr="007D1BB1">
        <w:rPr>
          <w:rFonts w:ascii="宋体" w:hAnsi="宋体" w:cs="Segoe UI"/>
          <w:color w:val="374151"/>
          <w:sz w:val="28"/>
          <w:szCs w:val="28"/>
        </w:rPr>
        <w:t>熟悉了地址寄存器的用法。地址寄存器是存储地址的设备，它可以将地址送入双端口存储器中，以指定存储器单元的地址。在本次实验中，我们使用地址寄存器将地址送入双端口存储器中，以便将数据写入指定地址或从指定地址读取数据。</w:t>
      </w:r>
    </w:p>
    <w:p w14:paraId="4D4C9B18" w14:textId="607A1017" w:rsidR="007D1BB1" w:rsidRPr="007D1BB1" w:rsidRDefault="007D1BB1" w:rsidP="007D1BB1">
      <w:pPr>
        <w:spacing w:line="360" w:lineRule="auto"/>
        <w:rPr>
          <w:rFonts w:ascii="Segoe UI" w:hAnsi="Segoe UI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ab/>
      </w:r>
      <w:r w:rsidRPr="007D1BB1">
        <w:rPr>
          <w:rFonts w:ascii="Segoe UI" w:hAnsi="Segoe UI" w:cs="Segoe UI"/>
          <w:color w:val="0D0D0D" w:themeColor="text1" w:themeTint="F2"/>
          <w:sz w:val="28"/>
          <w:szCs w:val="28"/>
        </w:rPr>
        <w:t>在实验过程中，我还体验到了数字电路设计的乐趣和挑战。通过自己动手操作，我亲身感受到了数字电路的工作原理和实现方式，也深刻体会到了数字电路设计中需要考虑的各种因素和限制。</w:t>
      </w:r>
    </w:p>
    <w:p w14:paraId="11571317" w14:textId="18134358" w:rsidR="007D1BB1" w:rsidRPr="007D1BB1" w:rsidRDefault="007D1BB1" w:rsidP="007D1BB1">
      <w:pPr>
        <w:spacing w:line="360" w:lineRule="auto"/>
        <w:rPr>
          <w:rFonts w:ascii="宋体" w:hAnsi="宋体" w:cs="Segoe UI"/>
          <w:color w:val="0D0D0D" w:themeColor="text1" w:themeTint="F2"/>
          <w:sz w:val="28"/>
          <w:szCs w:val="28"/>
        </w:rPr>
      </w:pPr>
      <w:r>
        <w:rPr>
          <w:rFonts w:ascii="Segoe UI" w:hAnsi="Segoe UI" w:cs="Segoe UI"/>
          <w:color w:val="0D0D0D" w:themeColor="text1" w:themeTint="F2"/>
          <w:sz w:val="28"/>
          <w:szCs w:val="28"/>
        </w:rPr>
        <w:tab/>
      </w:r>
      <w:r w:rsidRPr="007D1BB1">
        <w:rPr>
          <w:rFonts w:ascii="Segoe UI" w:hAnsi="Segoe UI" w:cs="Segoe UI"/>
          <w:color w:val="0D0D0D" w:themeColor="text1" w:themeTint="F2"/>
          <w:sz w:val="28"/>
          <w:szCs w:val="28"/>
        </w:rPr>
        <w:t>总之，</w:t>
      </w:r>
      <w:r>
        <w:rPr>
          <w:rFonts w:ascii="Segoe UI" w:hAnsi="Segoe UI" w:cs="Segoe UI" w:hint="eastAsia"/>
          <w:color w:val="0D0D0D" w:themeColor="text1" w:themeTint="F2"/>
          <w:sz w:val="28"/>
          <w:szCs w:val="28"/>
        </w:rPr>
        <w:t>这次实验比前两次难度要大，不仅是在接线上，还要设置各种逻辑，一个错误就会导致整个实验</w:t>
      </w:r>
      <w:r w:rsidR="00DA7BD3">
        <w:rPr>
          <w:rFonts w:ascii="Segoe UI" w:hAnsi="Segoe UI" w:cs="Segoe UI" w:hint="eastAsia"/>
          <w:color w:val="0D0D0D" w:themeColor="text1" w:themeTint="F2"/>
          <w:sz w:val="28"/>
          <w:szCs w:val="28"/>
        </w:rPr>
        <w:t>无法往下进行，所以必须小心。在这次实验中，我也遇到很多问题，但由于有之前的实验经验，我很</w:t>
      </w:r>
      <w:r w:rsidR="00DA7BD3">
        <w:rPr>
          <w:rFonts w:ascii="Segoe UI" w:hAnsi="Segoe UI" w:cs="Segoe UI" w:hint="eastAsia"/>
          <w:color w:val="0D0D0D" w:themeColor="text1" w:themeTint="F2"/>
          <w:sz w:val="28"/>
          <w:szCs w:val="28"/>
        </w:rPr>
        <w:lastRenderedPageBreak/>
        <w:t>快就找到了问题所在，但还是有些问题没办法解决。万念俱灰之际，我尝试着换一个实验器材，按部就班的接好线，重复先前的步骤，意外发现错误竟然消失不见。我不知道是因为我之前的操作有错误还是因为器材的原因，但总而言之，实验达到预期结果，也算完满结束。学到的东西也很多，通过实验，我更加理解课本的知识了，我想，这就是做实验的意义，不能只研究课本，还要自己动手，得到结论。</w:t>
      </w:r>
      <w:r w:rsidRPr="007D1BB1">
        <w:rPr>
          <w:rFonts w:ascii="宋体" w:hAnsi="宋体" w:cs="Segoe UI"/>
          <w:color w:val="0D0D0D" w:themeColor="text1" w:themeTint="F2"/>
          <w:sz w:val="28"/>
          <w:szCs w:val="28"/>
        </w:rPr>
        <w:t xml:space="preserve"> </w:t>
      </w:r>
    </w:p>
    <w:p w14:paraId="5780918D" w14:textId="1E97BEFC" w:rsidR="007D1BB1" w:rsidRPr="007D1BB1" w:rsidRDefault="007D1BB1" w:rsidP="007D1BB1">
      <w:pPr>
        <w:spacing w:line="360" w:lineRule="auto"/>
        <w:rPr>
          <w:rFonts w:ascii="宋体" w:hAnsi="宋体" w:cs="Segoe UI" w:hint="eastAsia"/>
          <w:color w:val="374151"/>
          <w:sz w:val="28"/>
          <w:szCs w:val="28"/>
        </w:rPr>
      </w:pPr>
    </w:p>
    <w:p w14:paraId="6878FAB9" w14:textId="5945EC96" w:rsidR="00057A20" w:rsidRPr="007D1BB1" w:rsidRDefault="00057A20" w:rsidP="00817B7D">
      <w:pPr>
        <w:spacing w:line="360" w:lineRule="auto"/>
        <w:rPr>
          <w:rFonts w:ascii="宋体" w:hAnsi="宋体" w:cs="Segoe UI" w:hint="eastAsia"/>
          <w:color w:val="374151"/>
          <w:sz w:val="28"/>
          <w:szCs w:val="28"/>
        </w:rPr>
      </w:pPr>
    </w:p>
    <w:p w14:paraId="04377BFA" w14:textId="77777777" w:rsidR="00057A20" w:rsidRDefault="00057A20">
      <w:pPr>
        <w:spacing w:line="420" w:lineRule="exact"/>
        <w:ind w:leftChars="-100" w:left="-210"/>
        <w:rPr>
          <w:rFonts w:eastAsia="楷体_GB2312"/>
          <w:sz w:val="28"/>
          <w:szCs w:val="28"/>
        </w:rPr>
      </w:pPr>
    </w:p>
    <w:p w14:paraId="5F9BE775" w14:textId="77777777" w:rsidR="00057A20" w:rsidRDefault="00057A20"/>
    <w:sectPr w:rsidR="00057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224327"/>
    <w:multiLevelType w:val="singleLevel"/>
    <w:tmpl w:val="8D224327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FAFDB800"/>
    <w:multiLevelType w:val="singleLevel"/>
    <w:tmpl w:val="FAFDB800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1AF025FA"/>
    <w:multiLevelType w:val="multilevel"/>
    <w:tmpl w:val="5A341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F95F6D"/>
    <w:multiLevelType w:val="multilevel"/>
    <w:tmpl w:val="6A384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8C6E8D"/>
    <w:multiLevelType w:val="multilevel"/>
    <w:tmpl w:val="AAB8D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035F63"/>
    <w:multiLevelType w:val="multilevel"/>
    <w:tmpl w:val="228A9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725D5E"/>
    <w:multiLevelType w:val="multilevel"/>
    <w:tmpl w:val="42725D5E"/>
    <w:lvl w:ilvl="0">
      <w:start w:val="1"/>
      <w:numFmt w:val="decimal"/>
      <w:lvlText w:val="%1."/>
      <w:lvlJc w:val="left"/>
      <w:pPr>
        <w:tabs>
          <w:tab w:val="left" w:pos="855"/>
        </w:tabs>
        <w:ind w:left="855" w:hanging="420"/>
      </w:pPr>
    </w:lvl>
    <w:lvl w:ilvl="1">
      <w:start w:val="1"/>
      <w:numFmt w:val="lowerLetter"/>
      <w:lvlText w:val="%2)"/>
      <w:lvlJc w:val="left"/>
      <w:pPr>
        <w:tabs>
          <w:tab w:val="left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left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left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left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left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left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left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left" w:pos="4215"/>
        </w:tabs>
        <w:ind w:left="4215" w:hanging="420"/>
      </w:pPr>
    </w:lvl>
  </w:abstractNum>
  <w:abstractNum w:abstractNumId="7" w15:restartNumberingAfterBreak="0">
    <w:nsid w:val="57AA6063"/>
    <w:multiLevelType w:val="multilevel"/>
    <w:tmpl w:val="F7704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F64717"/>
    <w:multiLevelType w:val="multilevel"/>
    <w:tmpl w:val="2152A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6985044">
    <w:abstractNumId w:val="0"/>
  </w:num>
  <w:num w:numId="2" w16cid:durableId="946546812">
    <w:abstractNumId w:val="6"/>
  </w:num>
  <w:num w:numId="3" w16cid:durableId="1615361116">
    <w:abstractNumId w:val="1"/>
  </w:num>
  <w:num w:numId="4" w16cid:durableId="1703090297">
    <w:abstractNumId w:val="2"/>
  </w:num>
  <w:num w:numId="5" w16cid:durableId="470095058">
    <w:abstractNumId w:val="5"/>
  </w:num>
  <w:num w:numId="6" w16cid:durableId="27606369">
    <w:abstractNumId w:val="7"/>
  </w:num>
  <w:num w:numId="7" w16cid:durableId="762530587">
    <w:abstractNumId w:val="4"/>
  </w:num>
  <w:num w:numId="8" w16cid:durableId="1696424136">
    <w:abstractNumId w:val="8"/>
  </w:num>
  <w:num w:numId="9" w16cid:durableId="798496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DI2MzBiMzdlZWE5MWU5ZjAzOTEzZmJlNzYwZDEwNTEifQ=="/>
  </w:docVars>
  <w:rsids>
    <w:rsidRoot w:val="00057A20"/>
    <w:rsid w:val="00057A20"/>
    <w:rsid w:val="00603825"/>
    <w:rsid w:val="007D1BB1"/>
    <w:rsid w:val="00817B7D"/>
    <w:rsid w:val="00DA7BD3"/>
    <w:rsid w:val="27E11232"/>
    <w:rsid w:val="3FA0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5647DA"/>
  <w15:docId w15:val="{823463B3-89F1-4A3F-BAA2-43CA3758E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17B7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w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917</Words>
  <Characters>5230</Characters>
  <Application>Microsoft Office Word</Application>
  <DocSecurity>0</DocSecurity>
  <Lines>43</Lines>
  <Paragraphs>12</Paragraphs>
  <ScaleCrop>false</ScaleCrop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xiaowu</dc:creator>
  <cp:lastModifiedBy>王 志涛</cp:lastModifiedBy>
  <cp:revision>3</cp:revision>
  <dcterms:created xsi:type="dcterms:W3CDTF">2023-05-08T11:16:00Z</dcterms:created>
  <dcterms:modified xsi:type="dcterms:W3CDTF">2023-05-08T12:18:00Z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2052-11.1.0.14305</vt:lpwstr>
  </property>
  <property fmtid="{D5CDD505-2E9C-101B-9397-08002B2CF9AE}" pid="3" name="ICV">
    <vt:lpwstr>C33E433F40204A699EAEA7E38D4EEC06_12</vt:lpwstr>
  </property>
</Properties>
</file>
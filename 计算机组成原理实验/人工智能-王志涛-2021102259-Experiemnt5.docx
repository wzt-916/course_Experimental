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5B9C3" w14:textId="77777777" w:rsidR="001A65C1" w:rsidRDefault="00000000">
      <w:pPr>
        <w:jc w:val="center"/>
        <w:rPr>
          <w:rFonts w:eastAsia="楷体_GB2312"/>
          <w:b/>
          <w:sz w:val="44"/>
          <w:szCs w:val="44"/>
        </w:rPr>
      </w:pPr>
      <w:r>
        <w:rPr>
          <w:rFonts w:eastAsia="楷体_GB2312"/>
          <w:b/>
          <w:sz w:val="44"/>
          <w:szCs w:val="44"/>
        </w:rPr>
        <w:t>暨南大学本科实验报告专用纸</w:t>
      </w:r>
    </w:p>
    <w:p w14:paraId="3AE442A9" w14:textId="77777777" w:rsidR="001A65C1" w:rsidRDefault="00000000">
      <w:pPr>
        <w:spacing w:line="420" w:lineRule="exact"/>
        <w:rPr>
          <w:rFonts w:eastAsia="楷体_GB2312"/>
          <w:sz w:val="28"/>
          <w:szCs w:val="28"/>
        </w:rPr>
      </w:pPr>
      <w:r>
        <w:rPr>
          <w:rFonts w:eastAsia="楷体_GB2312"/>
          <w:sz w:val="28"/>
          <w:szCs w:val="28"/>
        </w:rPr>
        <w:t>课程名称</w:t>
      </w:r>
      <w:r>
        <w:rPr>
          <w:rFonts w:eastAsia="楷体_GB2312"/>
          <w:sz w:val="28"/>
          <w:szCs w:val="28"/>
          <w:u w:val="single"/>
        </w:rPr>
        <w:t xml:space="preserve"> </w:t>
      </w:r>
      <w:r>
        <w:rPr>
          <w:rFonts w:eastAsia="楷体_GB2312" w:hint="eastAsia"/>
          <w:sz w:val="28"/>
          <w:szCs w:val="28"/>
          <w:u w:val="single"/>
        </w:rPr>
        <w:t>计算机组成原理实验</w:t>
      </w:r>
      <w:r>
        <w:rPr>
          <w:rFonts w:eastAsia="楷体_GB2312"/>
          <w:sz w:val="28"/>
          <w:szCs w:val="28"/>
          <w:u w:val="single"/>
        </w:rPr>
        <w:t xml:space="preserve"> </w:t>
      </w:r>
      <w:r>
        <w:rPr>
          <w:rFonts w:eastAsia="楷体_GB2312"/>
          <w:sz w:val="28"/>
          <w:szCs w:val="28"/>
        </w:rPr>
        <w:t>指导教师</w:t>
      </w:r>
      <w:r>
        <w:rPr>
          <w:rFonts w:eastAsia="楷体_GB2312"/>
          <w:sz w:val="28"/>
          <w:szCs w:val="28"/>
          <w:u w:val="single"/>
        </w:rPr>
        <w:t xml:space="preserve">  </w:t>
      </w:r>
      <w:r>
        <w:rPr>
          <w:rFonts w:eastAsia="楷体_GB2312" w:hint="eastAsia"/>
          <w:sz w:val="28"/>
          <w:szCs w:val="28"/>
          <w:u w:val="single"/>
        </w:rPr>
        <w:t>王勇杰</w:t>
      </w:r>
      <w:r>
        <w:rPr>
          <w:rFonts w:eastAsia="楷体_GB2312"/>
          <w:sz w:val="28"/>
          <w:szCs w:val="28"/>
          <w:u w:val="single"/>
        </w:rPr>
        <w:t xml:space="preserve">  </w:t>
      </w:r>
      <w:r>
        <w:rPr>
          <w:rFonts w:eastAsia="楷体_GB2312" w:hint="eastAsia"/>
          <w:sz w:val="28"/>
          <w:szCs w:val="28"/>
          <w:u w:val="single"/>
        </w:rPr>
        <w:t xml:space="preserve"> </w:t>
      </w:r>
      <w:r>
        <w:rPr>
          <w:rFonts w:eastAsia="楷体_GB2312"/>
          <w:sz w:val="28"/>
          <w:szCs w:val="28"/>
          <w:u w:val="single"/>
        </w:rPr>
        <w:t xml:space="preserve"> </w:t>
      </w:r>
      <w:r>
        <w:rPr>
          <w:rFonts w:eastAsia="楷体_GB2312" w:hint="eastAsia"/>
          <w:sz w:val="28"/>
          <w:szCs w:val="28"/>
          <w:u w:val="single"/>
        </w:rPr>
        <w:t xml:space="preserve"> </w:t>
      </w:r>
      <w:r>
        <w:rPr>
          <w:rFonts w:eastAsia="楷体_GB2312"/>
          <w:sz w:val="28"/>
          <w:szCs w:val="28"/>
        </w:rPr>
        <w:t>成绩</w:t>
      </w:r>
      <w:r>
        <w:rPr>
          <w:rFonts w:eastAsia="楷体_GB2312"/>
          <w:sz w:val="28"/>
          <w:szCs w:val="28"/>
          <w:u w:val="single"/>
        </w:rPr>
        <w:t xml:space="preserve">    </w:t>
      </w:r>
      <w:r>
        <w:rPr>
          <w:rFonts w:eastAsia="楷体_GB2312" w:hint="eastAsia"/>
          <w:sz w:val="28"/>
          <w:szCs w:val="28"/>
          <w:u w:val="single"/>
        </w:rPr>
        <w:t xml:space="preserve"> </w:t>
      </w:r>
      <w:r>
        <w:rPr>
          <w:rFonts w:eastAsia="楷体_GB2312"/>
          <w:sz w:val="28"/>
          <w:szCs w:val="28"/>
          <w:u w:val="single"/>
        </w:rPr>
        <w:t xml:space="preserve">   </w:t>
      </w:r>
    </w:p>
    <w:p w14:paraId="61DE188C" w14:textId="7648EA20" w:rsidR="001A65C1" w:rsidRDefault="00000000">
      <w:pPr>
        <w:spacing w:line="420" w:lineRule="exact"/>
        <w:rPr>
          <w:rFonts w:eastAsia="楷体_GB2312"/>
          <w:sz w:val="28"/>
          <w:szCs w:val="28"/>
        </w:rPr>
      </w:pPr>
      <w:r>
        <w:rPr>
          <w:rFonts w:eastAsia="楷体_GB2312"/>
          <w:sz w:val="28"/>
          <w:szCs w:val="28"/>
        </w:rPr>
        <w:t>实验项目名称</w:t>
      </w:r>
      <w:r>
        <w:rPr>
          <w:rFonts w:eastAsia="楷体_GB2312" w:hint="eastAsia"/>
          <w:sz w:val="28"/>
          <w:szCs w:val="28"/>
          <w:u w:val="single"/>
        </w:rPr>
        <w:t xml:space="preserve">  </w:t>
      </w:r>
      <w:r>
        <w:rPr>
          <w:rFonts w:eastAsia="楷体_GB2312" w:hint="eastAsia"/>
          <w:sz w:val="28"/>
          <w:szCs w:val="28"/>
          <w:u w:val="single"/>
        </w:rPr>
        <w:t>数据通路实验</w:t>
      </w:r>
      <w:r>
        <w:rPr>
          <w:rFonts w:eastAsia="楷体_GB2312" w:hint="eastAsia"/>
          <w:sz w:val="28"/>
          <w:szCs w:val="28"/>
          <w:u w:val="single"/>
        </w:rPr>
        <w:t xml:space="preserve">   </w:t>
      </w:r>
      <w:r>
        <w:rPr>
          <w:rFonts w:eastAsia="楷体_GB2312"/>
          <w:sz w:val="28"/>
          <w:szCs w:val="28"/>
          <w:u w:val="single"/>
        </w:rPr>
        <w:t xml:space="preserve"> </w:t>
      </w:r>
      <w:r>
        <w:rPr>
          <w:rFonts w:eastAsia="楷体_GB2312"/>
          <w:sz w:val="28"/>
          <w:szCs w:val="28"/>
        </w:rPr>
        <w:t>实验项目编号</w:t>
      </w:r>
      <w:r>
        <w:rPr>
          <w:rFonts w:eastAsia="楷体_GB2312"/>
          <w:sz w:val="28"/>
          <w:szCs w:val="28"/>
          <w:u w:val="single"/>
        </w:rPr>
        <w:t xml:space="preserve"> </w:t>
      </w:r>
      <w:r>
        <w:rPr>
          <w:rFonts w:eastAsia="楷体_GB2312" w:hint="eastAsia"/>
          <w:sz w:val="28"/>
          <w:szCs w:val="28"/>
          <w:u w:val="single"/>
        </w:rPr>
        <w:t xml:space="preserve">   080600643 </w:t>
      </w:r>
      <w:r w:rsidR="004F6108">
        <w:rPr>
          <w:rFonts w:eastAsia="楷体_GB2312"/>
          <w:sz w:val="28"/>
          <w:szCs w:val="28"/>
          <w:u w:val="single"/>
        </w:rPr>
        <w:t xml:space="preserve">    </w:t>
      </w:r>
    </w:p>
    <w:p w14:paraId="206093D2" w14:textId="664AD22C" w:rsidR="001A65C1" w:rsidRDefault="00000000">
      <w:pPr>
        <w:numPr>
          <w:ins w:id="0" w:author="Mr.wu" w:date="1900-01-01T00:00:00Z"/>
        </w:numPr>
        <w:spacing w:line="420" w:lineRule="exact"/>
        <w:ind w:left="840" w:hangingChars="300" w:hanging="840"/>
        <w:rPr>
          <w:rFonts w:eastAsia="楷体_GB2312"/>
          <w:sz w:val="28"/>
          <w:szCs w:val="28"/>
          <w:u w:val="single"/>
        </w:rPr>
      </w:pPr>
      <w:r>
        <w:rPr>
          <w:rFonts w:eastAsia="楷体_GB2312"/>
          <w:sz w:val="28"/>
          <w:szCs w:val="28"/>
        </w:rPr>
        <w:t>实验项目实验地点</w:t>
      </w:r>
      <w:r>
        <w:rPr>
          <w:rFonts w:eastAsia="楷体_GB2312" w:hint="eastAsia"/>
          <w:sz w:val="28"/>
          <w:szCs w:val="28"/>
          <w:u w:val="single"/>
        </w:rPr>
        <w:t>B404</w:t>
      </w:r>
      <w:r>
        <w:rPr>
          <w:rFonts w:eastAsia="楷体_GB2312"/>
          <w:sz w:val="28"/>
          <w:szCs w:val="28"/>
          <w:u w:val="single"/>
        </w:rPr>
        <w:t xml:space="preserve"> </w:t>
      </w:r>
      <w:r>
        <w:rPr>
          <w:rFonts w:eastAsia="楷体_GB2312"/>
          <w:sz w:val="28"/>
          <w:szCs w:val="28"/>
        </w:rPr>
        <w:t>学</w:t>
      </w:r>
      <w:r>
        <w:rPr>
          <w:rFonts w:eastAsia="楷体_GB2312" w:hint="eastAsia"/>
          <w:sz w:val="28"/>
          <w:szCs w:val="28"/>
        </w:rPr>
        <w:t>院</w:t>
      </w:r>
      <w:r>
        <w:rPr>
          <w:rFonts w:eastAsia="楷体_GB2312" w:hint="eastAsia"/>
          <w:sz w:val="28"/>
          <w:szCs w:val="28"/>
          <w:u w:val="single"/>
        </w:rPr>
        <w:t>智能科学与工程学院</w:t>
      </w:r>
      <w:r>
        <w:rPr>
          <w:rFonts w:eastAsia="楷体_GB2312"/>
          <w:sz w:val="28"/>
          <w:szCs w:val="28"/>
        </w:rPr>
        <w:t>专业</w:t>
      </w:r>
      <w:r>
        <w:rPr>
          <w:rFonts w:eastAsia="楷体_GB2312" w:hint="eastAsia"/>
          <w:sz w:val="28"/>
          <w:szCs w:val="28"/>
          <w:u w:val="single"/>
        </w:rPr>
        <w:t xml:space="preserve">  </w:t>
      </w:r>
      <w:r>
        <w:rPr>
          <w:rFonts w:eastAsia="楷体_GB2312" w:hint="eastAsia"/>
          <w:sz w:val="28"/>
          <w:szCs w:val="28"/>
          <w:u w:val="single"/>
        </w:rPr>
        <w:t>人工智能</w:t>
      </w:r>
      <w:r>
        <w:rPr>
          <w:rFonts w:eastAsia="楷体_GB2312" w:hint="eastAsia"/>
          <w:sz w:val="28"/>
          <w:szCs w:val="28"/>
          <w:u w:val="single"/>
        </w:rPr>
        <w:t xml:space="preserve">  </w:t>
      </w:r>
    </w:p>
    <w:p w14:paraId="6E317807" w14:textId="6241CA85" w:rsidR="001A65C1" w:rsidRDefault="00000000" w:rsidP="004F6108">
      <w:pPr>
        <w:spacing w:line="420" w:lineRule="exact"/>
        <w:ind w:left="280" w:hangingChars="100" w:hanging="280"/>
        <w:rPr>
          <w:b/>
          <w:bCs/>
          <w:sz w:val="28"/>
          <w:szCs w:val="28"/>
        </w:rPr>
      </w:pPr>
      <w:r>
        <w:rPr>
          <w:rFonts w:eastAsia="楷体_GB2312"/>
          <w:sz w:val="28"/>
          <w:szCs w:val="28"/>
        </w:rPr>
        <w:t>学生姓名</w:t>
      </w:r>
      <w:r w:rsidR="00EC4A26">
        <w:rPr>
          <w:rFonts w:eastAsia="楷体_GB2312" w:hint="eastAsia"/>
          <w:sz w:val="28"/>
          <w:szCs w:val="28"/>
          <w:u w:val="single"/>
        </w:rPr>
        <w:t>王志涛</w:t>
      </w:r>
      <w:r>
        <w:rPr>
          <w:rFonts w:eastAsia="楷体_GB2312"/>
          <w:sz w:val="28"/>
          <w:szCs w:val="28"/>
        </w:rPr>
        <w:t>学号</w:t>
      </w:r>
      <w:r>
        <w:rPr>
          <w:rFonts w:eastAsia="楷体_GB2312" w:hint="eastAsia"/>
          <w:sz w:val="28"/>
          <w:szCs w:val="28"/>
          <w:u w:val="single"/>
        </w:rPr>
        <w:t>202110225</w:t>
      </w:r>
      <w:r w:rsidR="00EC4A26">
        <w:rPr>
          <w:rFonts w:eastAsia="楷体_GB2312"/>
          <w:sz w:val="28"/>
          <w:szCs w:val="28"/>
          <w:u w:val="single"/>
        </w:rPr>
        <w:t>9</w:t>
      </w:r>
      <w:r>
        <w:rPr>
          <w:rFonts w:eastAsia="楷体_GB2312"/>
          <w:sz w:val="28"/>
          <w:szCs w:val="28"/>
          <w:u w:val="single"/>
        </w:rPr>
        <w:t xml:space="preserve"> </w:t>
      </w:r>
      <w:r>
        <w:rPr>
          <w:rFonts w:eastAsia="楷体_GB2312"/>
          <w:sz w:val="28"/>
          <w:szCs w:val="28"/>
        </w:rPr>
        <w:t>实验时间</w:t>
      </w:r>
      <w:r>
        <w:rPr>
          <w:rFonts w:eastAsia="楷体_GB2312" w:hint="eastAsia"/>
          <w:sz w:val="28"/>
          <w:szCs w:val="28"/>
          <w:u w:val="single"/>
        </w:rPr>
        <w:t xml:space="preserve"> 2023 </w:t>
      </w:r>
      <w:r>
        <w:rPr>
          <w:rFonts w:eastAsia="楷体_GB2312"/>
          <w:sz w:val="28"/>
          <w:szCs w:val="28"/>
        </w:rPr>
        <w:t>年</w:t>
      </w:r>
      <w:r>
        <w:rPr>
          <w:rFonts w:eastAsia="楷体_GB2312" w:hint="eastAsia"/>
          <w:sz w:val="28"/>
          <w:szCs w:val="28"/>
          <w:u w:val="single"/>
        </w:rPr>
        <w:t xml:space="preserve">  4  </w:t>
      </w:r>
      <w:r>
        <w:rPr>
          <w:rFonts w:eastAsia="楷体_GB2312"/>
          <w:sz w:val="28"/>
          <w:szCs w:val="28"/>
        </w:rPr>
        <w:t>月</w:t>
      </w:r>
      <w:r>
        <w:rPr>
          <w:rFonts w:eastAsia="楷体_GB2312" w:hint="eastAsia"/>
          <w:sz w:val="28"/>
          <w:szCs w:val="28"/>
        </w:rPr>
        <w:t xml:space="preserve"> </w:t>
      </w:r>
      <w:r>
        <w:rPr>
          <w:rFonts w:eastAsia="楷体_GB2312" w:hint="eastAsia"/>
          <w:sz w:val="28"/>
          <w:szCs w:val="28"/>
          <w:u w:val="single"/>
        </w:rPr>
        <w:t xml:space="preserve">21 </w:t>
      </w:r>
      <w:r>
        <w:rPr>
          <w:rFonts w:eastAsia="楷体_GB2312"/>
          <w:sz w:val="28"/>
          <w:szCs w:val="28"/>
        </w:rPr>
        <w:t>日</w:t>
      </w:r>
      <w:r>
        <w:rPr>
          <w:rFonts w:hint="eastAsia"/>
          <w:b/>
          <w:bCs/>
          <w:sz w:val="28"/>
          <w:szCs w:val="28"/>
        </w:rPr>
        <w:t>实验目的</w:t>
      </w:r>
    </w:p>
    <w:p w14:paraId="7AD6965B" w14:textId="77777777" w:rsidR="001A65C1" w:rsidRDefault="00000000">
      <w:pPr>
        <w:rPr>
          <w:sz w:val="24"/>
        </w:rPr>
      </w:pPr>
      <w:r>
        <w:rPr>
          <w:rFonts w:hint="eastAsia"/>
          <w:sz w:val="24"/>
        </w:rPr>
        <w:t>1.1</w:t>
      </w:r>
      <w:r>
        <w:rPr>
          <w:rFonts w:hint="eastAsia"/>
          <w:sz w:val="24"/>
        </w:rPr>
        <w:t>将微程序控制器同执行部件（整个数据通路）联机，组成一台模型计算机。</w:t>
      </w:r>
    </w:p>
    <w:p w14:paraId="15531DF8" w14:textId="77777777" w:rsidR="001A65C1" w:rsidRDefault="00000000">
      <w:pPr>
        <w:rPr>
          <w:sz w:val="24"/>
        </w:rPr>
      </w:pPr>
      <w:r>
        <w:rPr>
          <w:rFonts w:hint="eastAsia"/>
          <w:sz w:val="24"/>
        </w:rPr>
        <w:t>1.2</w:t>
      </w:r>
      <w:r>
        <w:rPr>
          <w:rFonts w:hint="eastAsia"/>
          <w:sz w:val="24"/>
        </w:rPr>
        <w:t>用微程序控制器控制模型计算机的数据通路。</w:t>
      </w:r>
    </w:p>
    <w:p w14:paraId="30B15EC7" w14:textId="77777777" w:rsidR="001A65C1" w:rsidRDefault="00000000">
      <w:pPr>
        <w:rPr>
          <w:b/>
          <w:bCs/>
          <w:sz w:val="24"/>
        </w:rPr>
      </w:pPr>
      <w:r>
        <w:rPr>
          <w:rFonts w:hint="eastAsia"/>
          <w:sz w:val="24"/>
        </w:rPr>
        <w:t>1.3</w:t>
      </w:r>
      <w:r>
        <w:rPr>
          <w:rFonts w:hint="eastAsia"/>
          <w:sz w:val="24"/>
        </w:rPr>
        <w:t>通过</w:t>
      </w:r>
      <w:r>
        <w:rPr>
          <w:rFonts w:hint="eastAsia"/>
          <w:sz w:val="24"/>
        </w:rPr>
        <w:t>TEC-5</w:t>
      </w:r>
      <w:r>
        <w:rPr>
          <w:rFonts w:hint="eastAsia"/>
          <w:sz w:val="24"/>
        </w:rPr>
        <w:t>执行由</w:t>
      </w:r>
      <w:r>
        <w:rPr>
          <w:rFonts w:hint="eastAsia"/>
          <w:sz w:val="24"/>
        </w:rPr>
        <w:t>8</w:t>
      </w:r>
      <w:r>
        <w:rPr>
          <w:rFonts w:hint="eastAsia"/>
          <w:sz w:val="24"/>
        </w:rPr>
        <w:t>条机器指令组成的简单程序，掌握机器指令与微指令的关系，牢固建立计算机的整机概念。</w:t>
      </w:r>
    </w:p>
    <w:p w14:paraId="1F8DCE2A" w14:textId="77777777" w:rsidR="001A65C1" w:rsidRDefault="00000000">
      <w:pPr>
        <w:numPr>
          <w:ilvl w:val="0"/>
          <w:numId w:val="2"/>
        </w:numPr>
        <w:rPr>
          <w:b/>
          <w:bCs/>
          <w:sz w:val="28"/>
          <w:szCs w:val="28"/>
        </w:rPr>
      </w:pPr>
      <w:r>
        <w:rPr>
          <w:rFonts w:hint="eastAsia"/>
          <w:b/>
          <w:bCs/>
          <w:sz w:val="28"/>
          <w:szCs w:val="28"/>
        </w:rPr>
        <w:t>实验电路</w:t>
      </w:r>
    </w:p>
    <w:p w14:paraId="1E2ADAE1" w14:textId="77777777" w:rsidR="001A65C1" w:rsidRDefault="00000000">
      <w:pPr>
        <w:rPr>
          <w:sz w:val="24"/>
        </w:rPr>
      </w:pPr>
      <w:r>
        <w:rPr>
          <w:rFonts w:hint="eastAsia"/>
          <w:sz w:val="24"/>
        </w:rPr>
        <w:t>2.1</w:t>
      </w:r>
      <w:r>
        <w:rPr>
          <w:rFonts w:hint="eastAsia"/>
          <w:sz w:val="24"/>
        </w:rPr>
        <w:t>本次实验将前面几个实验中的所有电路，包括运算器、存储器、通用寄存器堆、微程序控制器等模块组合在一起，构成一台简单的模型机。因此，在基本实验中，这是最复杂的一个实验，也将是最有收获的一个实验。</w:t>
      </w:r>
    </w:p>
    <w:p w14:paraId="6D1BB75D" w14:textId="77777777" w:rsidR="001A65C1" w:rsidRDefault="00000000">
      <w:pPr>
        <w:rPr>
          <w:sz w:val="24"/>
        </w:rPr>
      </w:pPr>
      <w:r>
        <w:rPr>
          <w:rFonts w:hint="eastAsia"/>
          <w:sz w:val="24"/>
        </w:rPr>
        <w:t>2.2</w:t>
      </w:r>
      <w:r>
        <w:rPr>
          <w:rFonts w:hint="eastAsia"/>
          <w:sz w:val="24"/>
        </w:rPr>
        <w:t>在前面的实验中，实验者本身作为“控制器”，完成了对数据通路的控制。而在本次实验中，数据通路的控制将交由微程序控制器来完成。</w:t>
      </w:r>
      <w:r>
        <w:rPr>
          <w:rFonts w:hint="eastAsia"/>
          <w:sz w:val="24"/>
        </w:rPr>
        <w:t>TEC-5</w:t>
      </w:r>
      <w:r>
        <w:rPr>
          <w:rFonts w:hint="eastAsia"/>
          <w:sz w:val="24"/>
        </w:rPr>
        <w:t>从内存中取出一条机器指令到执行指令结束的一个指令周期，是由微程序完成的，即一条机器指令对应一个微程序序列。</w:t>
      </w:r>
    </w:p>
    <w:p w14:paraId="5B564B84" w14:textId="77777777" w:rsidR="001A65C1" w:rsidRDefault="00000000">
      <w:pPr>
        <w:rPr>
          <w:sz w:val="24"/>
        </w:rPr>
      </w:pPr>
      <w:r>
        <w:object w:dxaOrig="7146" w:dyaOrig="4843" w14:anchorId="3C6434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5pt;height:242.5pt" o:ole="">
            <v:imagedata r:id="rId5" o:title=""/>
          </v:shape>
          <o:OLEObject Type="Embed" ProgID="Visio.Drawing.6" ShapeID="_x0000_i1025" DrawAspect="Content" ObjectID="_1747585540" r:id="rId6"/>
        </w:object>
      </w:r>
    </w:p>
    <w:p w14:paraId="189BF3FA" w14:textId="77777777" w:rsidR="001A65C1" w:rsidRDefault="00000000">
      <w:pPr>
        <w:numPr>
          <w:ilvl w:val="0"/>
          <w:numId w:val="2"/>
        </w:numPr>
        <w:rPr>
          <w:b/>
          <w:bCs/>
          <w:sz w:val="28"/>
          <w:szCs w:val="28"/>
        </w:rPr>
      </w:pPr>
      <w:r>
        <w:rPr>
          <w:rFonts w:hint="eastAsia"/>
          <w:b/>
          <w:bCs/>
          <w:sz w:val="28"/>
          <w:szCs w:val="28"/>
        </w:rPr>
        <w:t>实验任务与过程</w:t>
      </w:r>
    </w:p>
    <w:p w14:paraId="31EB7C50" w14:textId="77777777" w:rsidR="001A65C1" w:rsidRDefault="00000000">
      <w:pPr>
        <w:rPr>
          <w:sz w:val="24"/>
        </w:rPr>
      </w:pPr>
      <w:r>
        <w:rPr>
          <w:rFonts w:hint="eastAsia"/>
          <w:sz w:val="24"/>
        </w:rPr>
        <w:t>3.1.</w:t>
      </w:r>
      <w:r>
        <w:rPr>
          <w:rFonts w:hint="eastAsia"/>
          <w:sz w:val="24"/>
        </w:rPr>
        <w:t>本组的寄存器数据是</w:t>
      </w:r>
      <w:r>
        <w:rPr>
          <w:rFonts w:hint="eastAsia"/>
          <w:sz w:val="24"/>
        </w:rPr>
        <w:t>R0=35H</w:t>
      </w:r>
      <w:r>
        <w:rPr>
          <w:rFonts w:hint="eastAsia"/>
          <w:sz w:val="24"/>
        </w:rPr>
        <w:t>，</w:t>
      </w:r>
      <w:r>
        <w:rPr>
          <w:rFonts w:hint="eastAsia"/>
          <w:sz w:val="24"/>
        </w:rPr>
        <w:t>R1=43H</w:t>
      </w:r>
      <w:r>
        <w:rPr>
          <w:rFonts w:hint="eastAsia"/>
          <w:sz w:val="24"/>
        </w:rPr>
        <w:t>，</w:t>
      </w:r>
      <w:r>
        <w:rPr>
          <w:rFonts w:hint="eastAsia"/>
          <w:sz w:val="24"/>
        </w:rPr>
        <w:t>R2=10H</w:t>
      </w:r>
      <w:r>
        <w:rPr>
          <w:rFonts w:hint="eastAsia"/>
          <w:sz w:val="24"/>
        </w:rPr>
        <w:t>，</w:t>
      </w:r>
      <w:r>
        <w:rPr>
          <w:rFonts w:hint="eastAsia"/>
          <w:sz w:val="24"/>
        </w:rPr>
        <w:t>R3=07H</w:t>
      </w:r>
      <w:r>
        <w:rPr>
          <w:rFonts w:hint="eastAsia"/>
          <w:sz w:val="24"/>
        </w:rPr>
        <w:t>。存储器</w:t>
      </w:r>
      <w:r>
        <w:rPr>
          <w:rFonts w:hint="eastAsia"/>
          <w:sz w:val="24"/>
        </w:rPr>
        <w:t>10H</w:t>
      </w:r>
      <w:r>
        <w:rPr>
          <w:rFonts w:hint="eastAsia"/>
          <w:sz w:val="24"/>
        </w:rPr>
        <w:t>单元的内容为</w:t>
      </w:r>
      <w:r>
        <w:rPr>
          <w:rFonts w:hint="eastAsia"/>
          <w:sz w:val="24"/>
        </w:rPr>
        <w:t>55H</w:t>
      </w:r>
      <w:r>
        <w:rPr>
          <w:rFonts w:hint="eastAsia"/>
          <w:sz w:val="24"/>
        </w:rPr>
        <w:t>。选择这组数据的目的是执行</w:t>
      </w:r>
      <w:r>
        <w:rPr>
          <w:rFonts w:hint="eastAsia"/>
          <w:sz w:val="24"/>
        </w:rPr>
        <w:t>ADD R1,R0</w:t>
      </w:r>
      <w:r>
        <w:rPr>
          <w:rFonts w:hint="eastAsia"/>
          <w:sz w:val="24"/>
        </w:rPr>
        <w:t>指令时不产生进位</w:t>
      </w:r>
      <w:r>
        <w:rPr>
          <w:rFonts w:hint="eastAsia"/>
          <w:sz w:val="24"/>
        </w:rPr>
        <w:t>C</w:t>
      </w:r>
      <w:r>
        <w:rPr>
          <w:rFonts w:hint="eastAsia"/>
          <w:sz w:val="24"/>
        </w:rPr>
        <w:t>，从而在执行</w:t>
      </w:r>
      <w:r>
        <w:rPr>
          <w:rFonts w:hint="eastAsia"/>
          <w:sz w:val="24"/>
        </w:rPr>
        <w:t>JC R3</w:t>
      </w:r>
      <w:r>
        <w:rPr>
          <w:rFonts w:hint="eastAsia"/>
          <w:sz w:val="24"/>
        </w:rPr>
        <w:t>指令时不产生跳转，而是顺序执行。</w:t>
      </w:r>
    </w:p>
    <w:p w14:paraId="320CCF46" w14:textId="77777777" w:rsidR="001A65C1" w:rsidRDefault="001A65C1">
      <w:pPr>
        <w:ind w:firstLine="420"/>
        <w:rPr>
          <w:sz w:val="24"/>
        </w:rPr>
      </w:pPr>
    </w:p>
    <w:p w14:paraId="30786B79" w14:textId="77777777" w:rsidR="001A65C1" w:rsidRDefault="00000000">
      <w:pPr>
        <w:numPr>
          <w:ilvl w:val="1"/>
          <w:numId w:val="3"/>
        </w:numPr>
        <w:tabs>
          <w:tab w:val="clear" w:pos="1215"/>
          <w:tab w:val="left" w:pos="360"/>
        </w:tabs>
        <w:ind w:left="540" w:hanging="540"/>
        <w:rPr>
          <w:sz w:val="24"/>
        </w:rPr>
      </w:pPr>
      <w:r>
        <w:rPr>
          <w:rFonts w:hint="eastAsia"/>
          <w:sz w:val="24"/>
        </w:rPr>
        <w:t>设置通用寄存器</w:t>
      </w:r>
      <w:r>
        <w:rPr>
          <w:rFonts w:hint="eastAsia"/>
          <w:sz w:val="24"/>
        </w:rPr>
        <w:t>R0</w:t>
      </w:r>
      <w:r>
        <w:rPr>
          <w:rFonts w:hint="eastAsia"/>
          <w:sz w:val="24"/>
        </w:rPr>
        <w:t>、</w:t>
      </w:r>
      <w:r>
        <w:rPr>
          <w:rFonts w:hint="eastAsia"/>
          <w:sz w:val="24"/>
        </w:rPr>
        <w:t>R1</w:t>
      </w:r>
      <w:r>
        <w:rPr>
          <w:rFonts w:hint="eastAsia"/>
          <w:sz w:val="24"/>
        </w:rPr>
        <w:t>、</w:t>
      </w:r>
      <w:r>
        <w:rPr>
          <w:rFonts w:hint="eastAsia"/>
          <w:sz w:val="24"/>
        </w:rPr>
        <w:t>R2</w:t>
      </w:r>
      <w:r>
        <w:rPr>
          <w:rFonts w:hint="eastAsia"/>
          <w:sz w:val="24"/>
        </w:rPr>
        <w:t>和</w:t>
      </w:r>
      <w:r>
        <w:rPr>
          <w:rFonts w:hint="eastAsia"/>
          <w:sz w:val="24"/>
        </w:rPr>
        <w:t>R3</w:t>
      </w:r>
      <w:r>
        <w:rPr>
          <w:rFonts w:hint="eastAsia"/>
          <w:sz w:val="24"/>
        </w:rPr>
        <w:t>的值</w:t>
      </w:r>
    </w:p>
    <w:p w14:paraId="16BFDFE5" w14:textId="77777777" w:rsidR="001A65C1" w:rsidRDefault="00000000">
      <w:pPr>
        <w:tabs>
          <w:tab w:val="left" w:pos="270"/>
        </w:tabs>
      </w:pPr>
      <w:r>
        <w:rPr>
          <w:rFonts w:hint="eastAsia"/>
        </w:rPr>
        <w:lastRenderedPageBreak/>
        <w:tab/>
      </w:r>
      <w:r>
        <w:rPr>
          <w:rFonts w:hint="eastAsia"/>
        </w:rPr>
        <w:t>在本操作中，我们打算使</w:t>
      </w:r>
      <w:r>
        <w:rPr>
          <w:rFonts w:hint="eastAsia"/>
        </w:rPr>
        <w:t>R0=35H</w:t>
      </w:r>
      <w:r>
        <w:rPr>
          <w:rFonts w:hint="eastAsia"/>
        </w:rPr>
        <w:t>，</w:t>
      </w:r>
      <w:r>
        <w:rPr>
          <w:rFonts w:hint="eastAsia"/>
        </w:rPr>
        <w:t>R1=43H</w:t>
      </w:r>
      <w:r>
        <w:rPr>
          <w:rFonts w:hint="eastAsia"/>
        </w:rPr>
        <w:t>，</w:t>
      </w:r>
      <w:r>
        <w:rPr>
          <w:rFonts w:hint="eastAsia"/>
        </w:rPr>
        <w:t>R2=10H</w:t>
      </w:r>
      <w:r>
        <w:rPr>
          <w:rFonts w:hint="eastAsia"/>
        </w:rPr>
        <w:t>，</w:t>
      </w:r>
      <w:r>
        <w:rPr>
          <w:rFonts w:hint="eastAsia"/>
        </w:rPr>
        <w:t>R3=07H</w:t>
      </w:r>
    </w:p>
    <w:p w14:paraId="59FD0CFC" w14:textId="77777777" w:rsidR="001A65C1" w:rsidRDefault="00000000">
      <w:pPr>
        <w:jc w:val="left"/>
      </w:pPr>
      <w:r>
        <w:rPr>
          <w:rFonts w:hint="eastAsia"/>
        </w:rPr>
        <w:t>1</w:t>
      </w:r>
      <w:r>
        <w:rPr>
          <w:rFonts w:hint="eastAsia"/>
        </w:rPr>
        <w:t>．令</w:t>
      </w:r>
      <w:r>
        <w:rPr>
          <w:rFonts w:hint="eastAsia"/>
        </w:rPr>
        <w:t>DP=0</w:t>
      </w:r>
      <w:r>
        <w:rPr>
          <w:rFonts w:hint="eastAsia"/>
        </w:rPr>
        <w:t>，</w:t>
      </w:r>
      <w:r>
        <w:rPr>
          <w:rFonts w:hint="eastAsia"/>
        </w:rPr>
        <w:t>DB=0</w:t>
      </w:r>
      <w:r>
        <w:rPr>
          <w:rFonts w:hint="eastAsia"/>
        </w:rPr>
        <w:t>，使系统处于连续运行状态。令</w:t>
      </w:r>
      <w:r>
        <w:rPr>
          <w:rFonts w:hint="eastAsia"/>
        </w:rPr>
        <w:t>SWC=0</w:t>
      </w:r>
      <w:r>
        <w:rPr>
          <w:rFonts w:hint="eastAsia"/>
        </w:rPr>
        <w:t>，</w:t>
      </w:r>
      <w:r>
        <w:rPr>
          <w:rFonts w:hint="eastAsia"/>
        </w:rPr>
        <w:t>SWB=1</w:t>
      </w:r>
      <w:r>
        <w:rPr>
          <w:rFonts w:hint="eastAsia"/>
        </w:rPr>
        <w:t>，</w:t>
      </w:r>
      <w:r>
        <w:rPr>
          <w:rFonts w:hint="eastAsia"/>
        </w:rPr>
        <w:t>SWA=1</w:t>
      </w:r>
      <w:r>
        <w:rPr>
          <w:rFonts w:hint="eastAsia"/>
        </w:rPr>
        <w:t>，使系统处于写寄存器状态</w:t>
      </w:r>
      <w:r>
        <w:rPr>
          <w:rFonts w:hint="eastAsia"/>
        </w:rPr>
        <w:t>WRF</w:t>
      </w:r>
      <w:r>
        <w:rPr>
          <w:rFonts w:hint="eastAsia"/>
        </w:rPr>
        <w:t>。按</w:t>
      </w:r>
      <w:r>
        <w:rPr>
          <w:rFonts w:hint="eastAsia"/>
        </w:rPr>
        <w:t>CLR#</w:t>
      </w:r>
      <w:r>
        <w:rPr>
          <w:rFonts w:hint="eastAsia"/>
        </w:rPr>
        <w:t>按钮，使实验系统处于初始状态。</w:t>
      </w:r>
    </w:p>
    <w:p w14:paraId="5BE8139C" w14:textId="77777777" w:rsidR="001A65C1" w:rsidRDefault="00000000">
      <w:pPr>
        <w:pStyle w:val="a3"/>
        <w:numPr>
          <w:ilvl w:val="0"/>
          <w:numId w:val="4"/>
        </w:numPr>
      </w:pPr>
      <w:r>
        <w:rPr>
          <w:rFonts w:hint="eastAsia"/>
        </w:rPr>
        <w:t>在SW7—SW0上设置一个存储器地址，该存储器地址</w:t>
      </w:r>
      <w:proofErr w:type="gramStart"/>
      <w:r>
        <w:rPr>
          <w:rFonts w:hint="eastAsia"/>
        </w:rPr>
        <w:t>供设置</w:t>
      </w:r>
      <w:proofErr w:type="gramEnd"/>
      <w:r>
        <w:rPr>
          <w:rFonts w:hint="eastAsia"/>
        </w:rPr>
        <w:t>通用寄存器使用。该存储器地址最好是不常用的一个地址，以免设置通用寄存器操作破坏重要的存储器单元的内容。例如可将该地址设置为0FFH。按一次QD按钮，将0FFH写入</w:t>
      </w:r>
      <w:proofErr w:type="gramStart"/>
      <w:r>
        <w:rPr>
          <w:rFonts w:hint="eastAsia"/>
        </w:rPr>
        <w:t>左端口</w:t>
      </w:r>
      <w:proofErr w:type="gramEnd"/>
      <w:r>
        <w:rPr>
          <w:rFonts w:hint="eastAsia"/>
        </w:rPr>
        <w:t>地址寄存器AR。</w:t>
      </w:r>
    </w:p>
    <w:p w14:paraId="71452F5F" w14:textId="77777777" w:rsidR="001A65C1" w:rsidRDefault="00000000">
      <w:pPr>
        <w:numPr>
          <w:ilvl w:val="0"/>
          <w:numId w:val="4"/>
        </w:numPr>
      </w:pPr>
      <w:r>
        <w:rPr>
          <w:rFonts w:hint="eastAsia"/>
        </w:rPr>
        <w:t>在</w:t>
      </w:r>
      <w:r>
        <w:rPr>
          <w:rFonts w:hint="eastAsia"/>
        </w:rPr>
        <w:t>SW7</w:t>
      </w:r>
      <w:r>
        <w:rPr>
          <w:rFonts w:hint="eastAsia"/>
        </w:rPr>
        <w:t>—</w:t>
      </w:r>
      <w:r>
        <w:rPr>
          <w:rFonts w:hint="eastAsia"/>
        </w:rPr>
        <w:t>SW0</w:t>
      </w:r>
      <w:r>
        <w:rPr>
          <w:rFonts w:hint="eastAsia"/>
        </w:rPr>
        <w:t>上设置</w:t>
      </w:r>
      <w:r>
        <w:rPr>
          <w:rFonts w:hint="eastAsia"/>
        </w:rPr>
        <w:t>00H</w:t>
      </w:r>
      <w:r>
        <w:rPr>
          <w:rFonts w:hint="eastAsia"/>
        </w:rPr>
        <w:t>，作为通用寄存器</w:t>
      </w:r>
      <w:r>
        <w:rPr>
          <w:rFonts w:hint="eastAsia"/>
        </w:rPr>
        <w:t>R0</w:t>
      </w:r>
      <w:r>
        <w:rPr>
          <w:rFonts w:hint="eastAsia"/>
        </w:rPr>
        <w:t>的寄存器号。按一次</w:t>
      </w:r>
      <w:r>
        <w:rPr>
          <w:rFonts w:hint="eastAsia"/>
        </w:rPr>
        <w:t>QD</w:t>
      </w:r>
      <w:r>
        <w:rPr>
          <w:rFonts w:hint="eastAsia"/>
        </w:rPr>
        <w:t>按钮，将</w:t>
      </w:r>
      <w:r>
        <w:rPr>
          <w:rFonts w:hint="eastAsia"/>
        </w:rPr>
        <w:t>00H</w:t>
      </w:r>
      <w:r>
        <w:rPr>
          <w:rFonts w:hint="eastAsia"/>
        </w:rPr>
        <w:t>写入指令寄存器</w:t>
      </w:r>
      <w:r>
        <w:rPr>
          <w:rFonts w:hint="eastAsia"/>
        </w:rPr>
        <w:t>IR</w:t>
      </w:r>
      <w:r>
        <w:rPr>
          <w:rFonts w:hint="eastAsia"/>
        </w:rPr>
        <w:t>。</w:t>
      </w:r>
    </w:p>
    <w:p w14:paraId="06373857" w14:textId="77777777" w:rsidR="001A65C1" w:rsidRDefault="00000000">
      <w:pPr>
        <w:numPr>
          <w:ilvl w:val="0"/>
          <w:numId w:val="4"/>
        </w:numPr>
      </w:pPr>
      <w:r>
        <w:rPr>
          <w:rFonts w:hint="eastAsia"/>
        </w:rPr>
        <w:t>在</w:t>
      </w:r>
      <w:r>
        <w:rPr>
          <w:rFonts w:hint="eastAsia"/>
        </w:rPr>
        <w:t>SW7</w:t>
      </w:r>
      <w:r>
        <w:rPr>
          <w:rFonts w:hint="eastAsia"/>
        </w:rPr>
        <w:t>—</w:t>
      </w:r>
      <w:r>
        <w:rPr>
          <w:rFonts w:hint="eastAsia"/>
        </w:rPr>
        <w:t>SW0</w:t>
      </w:r>
      <w:r>
        <w:rPr>
          <w:rFonts w:hint="eastAsia"/>
        </w:rPr>
        <w:t>设置</w:t>
      </w:r>
      <w:r>
        <w:rPr>
          <w:rFonts w:hint="eastAsia"/>
        </w:rPr>
        <w:t>35H</w:t>
      </w:r>
      <w:r>
        <w:rPr>
          <w:rFonts w:hint="eastAsia"/>
        </w:rPr>
        <w:t>，按一次</w:t>
      </w:r>
      <w:r>
        <w:rPr>
          <w:rFonts w:hint="eastAsia"/>
        </w:rPr>
        <w:t>QD</w:t>
      </w:r>
      <w:r>
        <w:rPr>
          <w:rFonts w:hint="eastAsia"/>
        </w:rPr>
        <w:t>按钮，将</w:t>
      </w:r>
      <w:r>
        <w:rPr>
          <w:rFonts w:hint="eastAsia"/>
        </w:rPr>
        <w:t>35H</w:t>
      </w:r>
      <w:r>
        <w:rPr>
          <w:rFonts w:hint="eastAsia"/>
        </w:rPr>
        <w:t>写入</w:t>
      </w:r>
      <w:r>
        <w:rPr>
          <w:rFonts w:hint="eastAsia"/>
        </w:rPr>
        <w:t>IR</w:t>
      </w:r>
      <w:r>
        <w:rPr>
          <w:rFonts w:hint="eastAsia"/>
        </w:rPr>
        <w:t>指定的</w:t>
      </w:r>
      <w:r>
        <w:rPr>
          <w:rFonts w:hint="eastAsia"/>
        </w:rPr>
        <w:t>R0</w:t>
      </w:r>
      <w:r>
        <w:rPr>
          <w:rFonts w:hint="eastAsia"/>
        </w:rPr>
        <w:t>寄存器。</w:t>
      </w:r>
    </w:p>
    <w:p w14:paraId="0F791995" w14:textId="77777777" w:rsidR="001A65C1" w:rsidRDefault="00000000">
      <w:pPr>
        <w:numPr>
          <w:ilvl w:val="0"/>
          <w:numId w:val="4"/>
        </w:numPr>
      </w:pPr>
      <w:r>
        <w:rPr>
          <w:rFonts w:hint="eastAsia"/>
        </w:rPr>
        <w:t>在</w:t>
      </w:r>
      <w:r>
        <w:rPr>
          <w:rFonts w:hint="eastAsia"/>
        </w:rPr>
        <w:t>SW7</w:t>
      </w:r>
      <w:r>
        <w:rPr>
          <w:rFonts w:hint="eastAsia"/>
        </w:rPr>
        <w:t>—</w:t>
      </w:r>
      <w:r>
        <w:rPr>
          <w:rFonts w:hint="eastAsia"/>
        </w:rPr>
        <w:t>SW0</w:t>
      </w:r>
      <w:r>
        <w:rPr>
          <w:rFonts w:hint="eastAsia"/>
        </w:rPr>
        <w:t>上设置</w:t>
      </w:r>
      <w:r>
        <w:rPr>
          <w:rFonts w:hint="eastAsia"/>
        </w:rPr>
        <w:t>01H</w:t>
      </w:r>
      <w:r>
        <w:rPr>
          <w:rFonts w:hint="eastAsia"/>
        </w:rPr>
        <w:t>，作为通用寄存器</w:t>
      </w:r>
      <w:r>
        <w:rPr>
          <w:rFonts w:hint="eastAsia"/>
        </w:rPr>
        <w:t>R1</w:t>
      </w:r>
      <w:r>
        <w:rPr>
          <w:rFonts w:hint="eastAsia"/>
        </w:rPr>
        <w:t>的寄存器号。按一次</w:t>
      </w:r>
      <w:r>
        <w:rPr>
          <w:rFonts w:hint="eastAsia"/>
        </w:rPr>
        <w:t>QD</w:t>
      </w:r>
      <w:r>
        <w:rPr>
          <w:rFonts w:hint="eastAsia"/>
        </w:rPr>
        <w:t>按钮，将</w:t>
      </w:r>
      <w:r>
        <w:rPr>
          <w:rFonts w:hint="eastAsia"/>
        </w:rPr>
        <w:t>01H</w:t>
      </w:r>
      <w:r>
        <w:rPr>
          <w:rFonts w:hint="eastAsia"/>
        </w:rPr>
        <w:t>写入指令寄存器</w:t>
      </w:r>
      <w:r>
        <w:rPr>
          <w:rFonts w:hint="eastAsia"/>
        </w:rPr>
        <w:t>IR</w:t>
      </w:r>
      <w:r>
        <w:rPr>
          <w:rFonts w:hint="eastAsia"/>
        </w:rPr>
        <w:t>。</w:t>
      </w:r>
    </w:p>
    <w:p w14:paraId="33D7108B" w14:textId="77777777" w:rsidR="001A65C1" w:rsidRDefault="00000000">
      <w:pPr>
        <w:numPr>
          <w:ilvl w:val="0"/>
          <w:numId w:val="4"/>
        </w:numPr>
      </w:pPr>
      <w:r>
        <w:rPr>
          <w:rFonts w:hint="eastAsia"/>
        </w:rPr>
        <w:t>在</w:t>
      </w:r>
      <w:r>
        <w:rPr>
          <w:rFonts w:hint="eastAsia"/>
        </w:rPr>
        <w:t>SW7</w:t>
      </w:r>
      <w:r>
        <w:rPr>
          <w:rFonts w:hint="eastAsia"/>
        </w:rPr>
        <w:t>—</w:t>
      </w:r>
      <w:r>
        <w:rPr>
          <w:rFonts w:hint="eastAsia"/>
        </w:rPr>
        <w:t>SW0</w:t>
      </w:r>
      <w:r>
        <w:rPr>
          <w:rFonts w:hint="eastAsia"/>
        </w:rPr>
        <w:t>设置</w:t>
      </w:r>
      <w:r>
        <w:rPr>
          <w:rFonts w:hint="eastAsia"/>
        </w:rPr>
        <w:t>43H</w:t>
      </w:r>
      <w:r>
        <w:rPr>
          <w:rFonts w:hint="eastAsia"/>
        </w:rPr>
        <w:t>，按一次</w:t>
      </w:r>
      <w:r>
        <w:rPr>
          <w:rFonts w:hint="eastAsia"/>
        </w:rPr>
        <w:t>QD</w:t>
      </w:r>
      <w:r>
        <w:rPr>
          <w:rFonts w:hint="eastAsia"/>
        </w:rPr>
        <w:t>按钮，将</w:t>
      </w:r>
      <w:r>
        <w:rPr>
          <w:rFonts w:hint="eastAsia"/>
        </w:rPr>
        <w:t>43H</w:t>
      </w:r>
      <w:r>
        <w:rPr>
          <w:rFonts w:hint="eastAsia"/>
        </w:rPr>
        <w:t>写入</w:t>
      </w:r>
      <w:r>
        <w:rPr>
          <w:rFonts w:hint="eastAsia"/>
        </w:rPr>
        <w:t>IR</w:t>
      </w:r>
      <w:r>
        <w:rPr>
          <w:rFonts w:hint="eastAsia"/>
        </w:rPr>
        <w:t>指定的</w:t>
      </w:r>
      <w:r>
        <w:rPr>
          <w:rFonts w:hint="eastAsia"/>
        </w:rPr>
        <w:t>R1</w:t>
      </w:r>
      <w:r>
        <w:rPr>
          <w:rFonts w:hint="eastAsia"/>
        </w:rPr>
        <w:t>寄存器。</w:t>
      </w:r>
    </w:p>
    <w:p w14:paraId="5CA26CCD" w14:textId="77777777" w:rsidR="001A65C1" w:rsidRDefault="00000000">
      <w:pPr>
        <w:numPr>
          <w:ilvl w:val="0"/>
          <w:numId w:val="4"/>
        </w:numPr>
      </w:pPr>
      <w:r>
        <w:rPr>
          <w:rFonts w:hint="eastAsia"/>
        </w:rPr>
        <w:t>在</w:t>
      </w:r>
      <w:r>
        <w:rPr>
          <w:rFonts w:hint="eastAsia"/>
        </w:rPr>
        <w:t>SW7</w:t>
      </w:r>
      <w:r>
        <w:rPr>
          <w:rFonts w:hint="eastAsia"/>
        </w:rPr>
        <w:t>—</w:t>
      </w:r>
      <w:r>
        <w:rPr>
          <w:rFonts w:hint="eastAsia"/>
        </w:rPr>
        <w:t>SW0</w:t>
      </w:r>
      <w:r>
        <w:rPr>
          <w:rFonts w:hint="eastAsia"/>
        </w:rPr>
        <w:t>上设置</w:t>
      </w:r>
      <w:r>
        <w:rPr>
          <w:rFonts w:hint="eastAsia"/>
        </w:rPr>
        <w:t>02H</w:t>
      </w:r>
      <w:r>
        <w:rPr>
          <w:rFonts w:hint="eastAsia"/>
        </w:rPr>
        <w:t>，作为通用寄存器</w:t>
      </w:r>
      <w:r>
        <w:rPr>
          <w:rFonts w:hint="eastAsia"/>
        </w:rPr>
        <w:t>R2</w:t>
      </w:r>
      <w:r>
        <w:rPr>
          <w:rFonts w:hint="eastAsia"/>
        </w:rPr>
        <w:t>的寄存器号。按一次</w:t>
      </w:r>
      <w:r>
        <w:rPr>
          <w:rFonts w:hint="eastAsia"/>
        </w:rPr>
        <w:t>QD</w:t>
      </w:r>
      <w:r>
        <w:rPr>
          <w:rFonts w:hint="eastAsia"/>
        </w:rPr>
        <w:t>按钮，将</w:t>
      </w:r>
      <w:r>
        <w:rPr>
          <w:rFonts w:hint="eastAsia"/>
        </w:rPr>
        <w:t>02H</w:t>
      </w:r>
      <w:r>
        <w:rPr>
          <w:rFonts w:hint="eastAsia"/>
        </w:rPr>
        <w:t>写入指令寄存器</w:t>
      </w:r>
      <w:r>
        <w:rPr>
          <w:rFonts w:hint="eastAsia"/>
        </w:rPr>
        <w:t>IR</w:t>
      </w:r>
      <w:r>
        <w:rPr>
          <w:rFonts w:hint="eastAsia"/>
        </w:rPr>
        <w:t>。</w:t>
      </w:r>
    </w:p>
    <w:p w14:paraId="5E34D92D" w14:textId="77777777" w:rsidR="001A65C1" w:rsidRDefault="00000000">
      <w:pPr>
        <w:numPr>
          <w:ilvl w:val="0"/>
          <w:numId w:val="4"/>
        </w:numPr>
      </w:pPr>
      <w:r>
        <w:rPr>
          <w:rFonts w:hint="eastAsia"/>
        </w:rPr>
        <w:t>在</w:t>
      </w:r>
      <w:r>
        <w:rPr>
          <w:rFonts w:hint="eastAsia"/>
        </w:rPr>
        <w:t>SW7</w:t>
      </w:r>
      <w:r>
        <w:rPr>
          <w:rFonts w:hint="eastAsia"/>
        </w:rPr>
        <w:t>—</w:t>
      </w:r>
      <w:r>
        <w:rPr>
          <w:rFonts w:hint="eastAsia"/>
        </w:rPr>
        <w:t>SW0</w:t>
      </w:r>
      <w:r>
        <w:rPr>
          <w:rFonts w:hint="eastAsia"/>
        </w:rPr>
        <w:t>设置</w:t>
      </w:r>
      <w:r>
        <w:rPr>
          <w:rFonts w:hint="eastAsia"/>
        </w:rPr>
        <w:t>10H</w:t>
      </w:r>
      <w:r>
        <w:rPr>
          <w:rFonts w:hint="eastAsia"/>
        </w:rPr>
        <w:t>，按一次</w:t>
      </w:r>
      <w:r>
        <w:rPr>
          <w:rFonts w:hint="eastAsia"/>
        </w:rPr>
        <w:t>QD</w:t>
      </w:r>
      <w:r>
        <w:rPr>
          <w:rFonts w:hint="eastAsia"/>
        </w:rPr>
        <w:t>按钮，将</w:t>
      </w:r>
      <w:r>
        <w:rPr>
          <w:rFonts w:hint="eastAsia"/>
        </w:rPr>
        <w:t>10H</w:t>
      </w:r>
      <w:r>
        <w:rPr>
          <w:rFonts w:hint="eastAsia"/>
        </w:rPr>
        <w:t>写入</w:t>
      </w:r>
      <w:r>
        <w:rPr>
          <w:rFonts w:hint="eastAsia"/>
        </w:rPr>
        <w:t>IR</w:t>
      </w:r>
      <w:r>
        <w:rPr>
          <w:rFonts w:hint="eastAsia"/>
        </w:rPr>
        <w:t>指定的</w:t>
      </w:r>
      <w:r>
        <w:rPr>
          <w:rFonts w:hint="eastAsia"/>
        </w:rPr>
        <w:t>R2</w:t>
      </w:r>
      <w:r>
        <w:rPr>
          <w:rFonts w:hint="eastAsia"/>
        </w:rPr>
        <w:t>寄存器。</w:t>
      </w:r>
    </w:p>
    <w:p w14:paraId="2C7C71FC" w14:textId="77777777" w:rsidR="001A65C1" w:rsidRDefault="00000000">
      <w:pPr>
        <w:numPr>
          <w:ilvl w:val="0"/>
          <w:numId w:val="4"/>
        </w:numPr>
      </w:pPr>
      <w:r>
        <w:rPr>
          <w:rFonts w:hint="eastAsia"/>
        </w:rPr>
        <w:t>在</w:t>
      </w:r>
      <w:r>
        <w:rPr>
          <w:rFonts w:hint="eastAsia"/>
        </w:rPr>
        <w:t>SW7</w:t>
      </w:r>
      <w:r>
        <w:rPr>
          <w:rFonts w:hint="eastAsia"/>
        </w:rPr>
        <w:t>—</w:t>
      </w:r>
      <w:r>
        <w:rPr>
          <w:rFonts w:hint="eastAsia"/>
        </w:rPr>
        <w:t>SW0</w:t>
      </w:r>
      <w:r>
        <w:rPr>
          <w:rFonts w:hint="eastAsia"/>
        </w:rPr>
        <w:t>上设置</w:t>
      </w:r>
      <w:r>
        <w:rPr>
          <w:rFonts w:hint="eastAsia"/>
        </w:rPr>
        <w:t>03H</w:t>
      </w:r>
      <w:r>
        <w:rPr>
          <w:rFonts w:hint="eastAsia"/>
        </w:rPr>
        <w:t>，作为通用寄存器</w:t>
      </w:r>
      <w:r>
        <w:rPr>
          <w:rFonts w:hint="eastAsia"/>
        </w:rPr>
        <w:t>R3</w:t>
      </w:r>
      <w:r>
        <w:rPr>
          <w:rFonts w:hint="eastAsia"/>
        </w:rPr>
        <w:t>的寄存器号。按一次</w:t>
      </w:r>
      <w:r>
        <w:rPr>
          <w:rFonts w:hint="eastAsia"/>
        </w:rPr>
        <w:t>QD</w:t>
      </w:r>
      <w:r>
        <w:rPr>
          <w:rFonts w:hint="eastAsia"/>
        </w:rPr>
        <w:t>按钮，将</w:t>
      </w:r>
      <w:r>
        <w:rPr>
          <w:rFonts w:hint="eastAsia"/>
        </w:rPr>
        <w:t>03H</w:t>
      </w:r>
      <w:r>
        <w:rPr>
          <w:rFonts w:hint="eastAsia"/>
        </w:rPr>
        <w:t>写入指令寄存器</w:t>
      </w:r>
      <w:r>
        <w:rPr>
          <w:rFonts w:hint="eastAsia"/>
        </w:rPr>
        <w:t>IR</w:t>
      </w:r>
      <w:r>
        <w:rPr>
          <w:rFonts w:hint="eastAsia"/>
        </w:rPr>
        <w:t>。</w:t>
      </w:r>
    </w:p>
    <w:p w14:paraId="3D2D93D5" w14:textId="77777777" w:rsidR="001A65C1" w:rsidRDefault="00000000">
      <w:pPr>
        <w:numPr>
          <w:ilvl w:val="0"/>
          <w:numId w:val="5"/>
        </w:numPr>
      </w:pPr>
      <w:r>
        <w:rPr>
          <w:rFonts w:hint="eastAsia"/>
        </w:rPr>
        <w:t>在</w:t>
      </w:r>
      <w:r>
        <w:rPr>
          <w:rFonts w:hint="eastAsia"/>
        </w:rPr>
        <w:t>SW7</w:t>
      </w:r>
      <w:r>
        <w:rPr>
          <w:rFonts w:hint="eastAsia"/>
        </w:rPr>
        <w:t>—</w:t>
      </w:r>
      <w:r>
        <w:rPr>
          <w:rFonts w:hint="eastAsia"/>
        </w:rPr>
        <w:t>SW0</w:t>
      </w:r>
      <w:r>
        <w:rPr>
          <w:rFonts w:hint="eastAsia"/>
        </w:rPr>
        <w:t>设置</w:t>
      </w:r>
      <w:r>
        <w:rPr>
          <w:rFonts w:hint="eastAsia"/>
        </w:rPr>
        <w:t>07H</w:t>
      </w:r>
      <w:r>
        <w:rPr>
          <w:rFonts w:hint="eastAsia"/>
        </w:rPr>
        <w:t>，按一次</w:t>
      </w:r>
      <w:r>
        <w:rPr>
          <w:rFonts w:hint="eastAsia"/>
        </w:rPr>
        <w:t>QD</w:t>
      </w:r>
      <w:r>
        <w:rPr>
          <w:rFonts w:hint="eastAsia"/>
        </w:rPr>
        <w:t>按钮，将</w:t>
      </w:r>
      <w:r>
        <w:rPr>
          <w:rFonts w:hint="eastAsia"/>
        </w:rPr>
        <w:t>07H</w:t>
      </w:r>
      <w:r>
        <w:rPr>
          <w:rFonts w:hint="eastAsia"/>
        </w:rPr>
        <w:t>写入</w:t>
      </w:r>
      <w:r>
        <w:rPr>
          <w:rFonts w:hint="eastAsia"/>
        </w:rPr>
        <w:t>IR</w:t>
      </w:r>
      <w:r>
        <w:rPr>
          <w:rFonts w:hint="eastAsia"/>
        </w:rPr>
        <w:t>指定的</w:t>
      </w:r>
      <w:r>
        <w:rPr>
          <w:rFonts w:hint="eastAsia"/>
        </w:rPr>
        <w:t>R3</w:t>
      </w:r>
      <w:r>
        <w:rPr>
          <w:rFonts w:hint="eastAsia"/>
        </w:rPr>
        <w:t>寄存器。</w:t>
      </w:r>
    </w:p>
    <w:p w14:paraId="188D3091" w14:textId="77777777" w:rsidR="001A65C1" w:rsidRDefault="00000000">
      <w:pPr>
        <w:ind w:left="360"/>
      </w:pPr>
      <w:r>
        <w:rPr>
          <w:rFonts w:hint="eastAsia"/>
        </w:rPr>
        <w:t>设置寄存器内容完毕。按</w:t>
      </w:r>
      <w:r>
        <w:rPr>
          <w:rFonts w:hint="eastAsia"/>
        </w:rPr>
        <w:t>CLR#</w:t>
      </w:r>
      <w:r>
        <w:rPr>
          <w:rFonts w:hint="eastAsia"/>
        </w:rPr>
        <w:t>按钮，使系统恢复到初始状态。</w:t>
      </w:r>
    </w:p>
    <w:p w14:paraId="7B8CEA83" w14:textId="77777777" w:rsidR="001A65C1" w:rsidRDefault="00000000">
      <w:pPr>
        <w:ind w:firstLine="360"/>
        <w:rPr>
          <w:sz w:val="24"/>
        </w:rPr>
      </w:pPr>
      <w:r>
        <w:rPr>
          <w:rFonts w:eastAsia="黑体" w:hint="eastAsia"/>
        </w:rPr>
        <w:t>注意：</w:t>
      </w:r>
      <w:r>
        <w:rPr>
          <w:rFonts w:hint="eastAsia"/>
        </w:rPr>
        <w:t>设置完</w:t>
      </w:r>
      <w:r>
        <w:rPr>
          <w:rFonts w:hint="eastAsia"/>
        </w:rPr>
        <w:t>R0</w:t>
      </w:r>
      <w:r>
        <w:rPr>
          <w:rFonts w:hint="eastAsia"/>
        </w:rPr>
        <w:t>、</w:t>
      </w:r>
      <w:r>
        <w:rPr>
          <w:rFonts w:hint="eastAsia"/>
        </w:rPr>
        <w:t>R1</w:t>
      </w:r>
      <w:r>
        <w:rPr>
          <w:rFonts w:hint="eastAsia"/>
        </w:rPr>
        <w:t>、</w:t>
      </w:r>
      <w:r>
        <w:rPr>
          <w:rFonts w:hint="eastAsia"/>
        </w:rPr>
        <w:t>R2</w:t>
      </w:r>
      <w:r>
        <w:rPr>
          <w:rFonts w:hint="eastAsia"/>
        </w:rPr>
        <w:t>、</w:t>
      </w:r>
      <w:r>
        <w:rPr>
          <w:rFonts w:hint="eastAsia"/>
        </w:rPr>
        <w:t>R3</w:t>
      </w:r>
      <w:r>
        <w:rPr>
          <w:rFonts w:hint="eastAsia"/>
        </w:rPr>
        <w:t>的值后，最好用读寄存器控制台操作检查一下写入的内容是否正确。读寄存器内容的控制台操作见第一章的第七部分控制台。</w:t>
      </w:r>
    </w:p>
    <w:p w14:paraId="680D9A80" w14:textId="77777777" w:rsidR="001A65C1" w:rsidRDefault="00000000">
      <w:pPr>
        <w:numPr>
          <w:ilvl w:val="1"/>
          <w:numId w:val="3"/>
        </w:numPr>
        <w:tabs>
          <w:tab w:val="clear" w:pos="1215"/>
        </w:tabs>
        <w:ind w:left="540" w:hanging="540"/>
        <w:rPr>
          <w:rFonts w:ascii="宋体" w:hAnsi="宋体"/>
          <w:sz w:val="24"/>
        </w:rPr>
      </w:pPr>
      <w:proofErr w:type="gramStart"/>
      <w:r>
        <w:rPr>
          <w:rFonts w:ascii="宋体" w:hAnsi="宋体" w:hint="eastAsia"/>
          <w:sz w:val="24"/>
        </w:rPr>
        <w:t>存程序</w:t>
      </w:r>
      <w:proofErr w:type="gramEnd"/>
      <w:r>
        <w:rPr>
          <w:rFonts w:ascii="宋体" w:hAnsi="宋体" w:hint="eastAsia"/>
          <w:sz w:val="24"/>
        </w:rPr>
        <w:t>机器代码</w:t>
      </w:r>
    </w:p>
    <w:p w14:paraId="6CED0487" w14:textId="77777777" w:rsidR="001A65C1" w:rsidRDefault="00000000">
      <w:pPr>
        <w:ind w:firstLine="420"/>
      </w:pPr>
      <w:r>
        <w:rPr>
          <w:rFonts w:hint="eastAsia"/>
        </w:rPr>
        <w:t>本操作中，我们从</w:t>
      </w:r>
      <w:r>
        <w:rPr>
          <w:rFonts w:hint="eastAsia"/>
        </w:rPr>
        <w:t>00</w:t>
      </w:r>
      <w:r>
        <w:rPr>
          <w:rFonts w:hint="eastAsia"/>
        </w:rPr>
        <w:t>地址开始存</w:t>
      </w:r>
      <w:r>
        <w:rPr>
          <w:rFonts w:hint="eastAsia"/>
        </w:rPr>
        <w:t>8</w:t>
      </w:r>
      <w:r>
        <w:rPr>
          <w:rFonts w:hint="eastAsia"/>
        </w:rPr>
        <w:t>个机器代码：</w:t>
      </w:r>
      <w:r>
        <w:rPr>
          <w:rFonts w:hint="eastAsia"/>
        </w:rPr>
        <w:t>01H</w:t>
      </w:r>
      <w:r>
        <w:rPr>
          <w:rFonts w:hint="eastAsia"/>
        </w:rPr>
        <w:t>，</w:t>
      </w:r>
      <w:r>
        <w:rPr>
          <w:rFonts w:hint="eastAsia"/>
        </w:rPr>
        <w:t>5CH</w:t>
      </w:r>
      <w:r>
        <w:rPr>
          <w:rFonts w:hint="eastAsia"/>
        </w:rPr>
        <w:t>，</w:t>
      </w:r>
      <w:r>
        <w:rPr>
          <w:rFonts w:hint="eastAsia"/>
        </w:rPr>
        <w:t>39H</w:t>
      </w:r>
      <w:r>
        <w:rPr>
          <w:rFonts w:hint="eastAsia"/>
        </w:rPr>
        <w:t>，</w:t>
      </w:r>
      <w:r>
        <w:rPr>
          <w:rFonts w:hint="eastAsia"/>
        </w:rPr>
        <w:t>4AH</w:t>
      </w:r>
      <w:r>
        <w:rPr>
          <w:rFonts w:hint="eastAsia"/>
        </w:rPr>
        <w:t>，</w:t>
      </w:r>
      <w:r>
        <w:rPr>
          <w:rFonts w:hint="eastAsia"/>
        </w:rPr>
        <w:t>22H</w:t>
      </w:r>
      <w:r>
        <w:rPr>
          <w:rFonts w:hint="eastAsia"/>
        </w:rPr>
        <w:t>，</w:t>
      </w:r>
      <w:r>
        <w:rPr>
          <w:rFonts w:hint="eastAsia"/>
        </w:rPr>
        <w:t>1EH</w:t>
      </w:r>
      <w:r>
        <w:rPr>
          <w:rFonts w:hint="eastAsia"/>
        </w:rPr>
        <w:t>，</w:t>
      </w:r>
      <w:r>
        <w:rPr>
          <w:rFonts w:hint="eastAsia"/>
        </w:rPr>
        <w:t>78H</w:t>
      </w:r>
      <w:r>
        <w:rPr>
          <w:rFonts w:hint="eastAsia"/>
        </w:rPr>
        <w:t>，</w:t>
      </w:r>
      <w:r>
        <w:rPr>
          <w:rFonts w:hint="eastAsia"/>
        </w:rPr>
        <w:t>60H</w:t>
      </w:r>
      <w:r>
        <w:rPr>
          <w:rFonts w:hint="eastAsia"/>
        </w:rPr>
        <w:t>。在</w:t>
      </w:r>
      <w:r>
        <w:rPr>
          <w:rFonts w:hint="eastAsia"/>
        </w:rPr>
        <w:t>10H</w:t>
      </w:r>
      <w:r>
        <w:rPr>
          <w:rFonts w:hint="eastAsia"/>
        </w:rPr>
        <w:t>单元存入</w:t>
      </w:r>
      <w:r>
        <w:rPr>
          <w:rFonts w:hint="eastAsia"/>
        </w:rPr>
        <w:t>55H</w:t>
      </w:r>
      <w:r>
        <w:rPr>
          <w:rFonts w:hint="eastAsia"/>
        </w:rPr>
        <w:t>，作为</w:t>
      </w:r>
      <w:r>
        <w:rPr>
          <w:rFonts w:hint="eastAsia"/>
        </w:rPr>
        <w:t>10H</w:t>
      </w:r>
      <w:r>
        <w:rPr>
          <w:rFonts w:hint="eastAsia"/>
        </w:rPr>
        <w:t>单元的初值，以检查</w:t>
      </w:r>
      <w:r>
        <w:rPr>
          <w:rFonts w:hint="eastAsia"/>
        </w:rPr>
        <w:t>LDA</w:t>
      </w:r>
      <w:r>
        <w:rPr>
          <w:rFonts w:hint="eastAsia"/>
        </w:rPr>
        <w:t>和</w:t>
      </w:r>
      <w:r>
        <w:rPr>
          <w:rFonts w:hint="eastAsia"/>
        </w:rPr>
        <w:t>STA</w:t>
      </w:r>
      <w:r>
        <w:rPr>
          <w:rFonts w:hint="eastAsia"/>
        </w:rPr>
        <w:t>两条指令的作用。</w:t>
      </w:r>
    </w:p>
    <w:p w14:paraId="5BD39BB0" w14:textId="77777777" w:rsidR="001A65C1" w:rsidRDefault="00000000">
      <w:pPr>
        <w:numPr>
          <w:ilvl w:val="2"/>
          <w:numId w:val="3"/>
        </w:numPr>
        <w:tabs>
          <w:tab w:val="clear" w:pos="1635"/>
          <w:tab w:val="left" w:pos="360"/>
        </w:tabs>
        <w:ind w:left="360"/>
      </w:pPr>
      <w:r>
        <w:rPr>
          <w:rFonts w:hint="eastAsia"/>
        </w:rPr>
        <w:t>令</w:t>
      </w:r>
      <w:r>
        <w:rPr>
          <w:rFonts w:hint="eastAsia"/>
        </w:rPr>
        <w:t>DP = 0</w:t>
      </w:r>
      <w:r>
        <w:rPr>
          <w:rFonts w:hint="eastAsia"/>
        </w:rPr>
        <w:t>，</w:t>
      </w:r>
      <w:r>
        <w:rPr>
          <w:rFonts w:hint="eastAsia"/>
        </w:rPr>
        <w:t>DB = 0</w:t>
      </w:r>
      <w:r>
        <w:rPr>
          <w:rFonts w:hint="eastAsia"/>
        </w:rPr>
        <w:t>，使实验系统处于连续运行状态。令</w:t>
      </w:r>
      <w:r>
        <w:rPr>
          <w:rFonts w:hint="eastAsia"/>
        </w:rPr>
        <w:t>SWC = 0</w:t>
      </w:r>
      <w:r>
        <w:rPr>
          <w:rFonts w:hint="eastAsia"/>
        </w:rPr>
        <w:t>、</w:t>
      </w:r>
      <w:r>
        <w:rPr>
          <w:rFonts w:hint="eastAsia"/>
        </w:rPr>
        <w:t>SWB = 0</w:t>
      </w:r>
      <w:r>
        <w:rPr>
          <w:rFonts w:hint="eastAsia"/>
        </w:rPr>
        <w:t>、</w:t>
      </w:r>
      <w:r>
        <w:rPr>
          <w:rFonts w:hint="eastAsia"/>
        </w:rPr>
        <w:t>SWA = 1</w:t>
      </w:r>
      <w:r>
        <w:rPr>
          <w:rFonts w:hint="eastAsia"/>
        </w:rPr>
        <w:t>，使实验系统</w:t>
      </w:r>
      <w:proofErr w:type="gramStart"/>
      <w:r>
        <w:rPr>
          <w:rFonts w:hint="eastAsia"/>
        </w:rPr>
        <w:t>处于写双端口</w:t>
      </w:r>
      <w:proofErr w:type="gramEnd"/>
      <w:r>
        <w:rPr>
          <w:rFonts w:hint="eastAsia"/>
        </w:rPr>
        <w:t>存储器工作方式</w:t>
      </w:r>
      <w:r>
        <w:rPr>
          <w:rFonts w:hint="eastAsia"/>
        </w:rPr>
        <w:t>WRM</w:t>
      </w:r>
      <w:r>
        <w:rPr>
          <w:rFonts w:hint="eastAsia"/>
        </w:rPr>
        <w:t>。按</w:t>
      </w:r>
      <w:r>
        <w:rPr>
          <w:rFonts w:hint="eastAsia"/>
        </w:rPr>
        <w:t>CLR#</w:t>
      </w:r>
      <w:r>
        <w:rPr>
          <w:rFonts w:hint="eastAsia"/>
        </w:rPr>
        <w:t>按钮，使实验系统处于初始状态。</w:t>
      </w:r>
    </w:p>
    <w:p w14:paraId="60089776" w14:textId="77777777" w:rsidR="001A65C1" w:rsidRDefault="00000000">
      <w:r>
        <w:rPr>
          <w:rFonts w:hint="eastAsia"/>
        </w:rPr>
        <w:t>2</w:t>
      </w:r>
      <w:r>
        <w:rPr>
          <w:rFonts w:hint="eastAsia"/>
        </w:rPr>
        <w:t>．置</w:t>
      </w:r>
      <w:r>
        <w:rPr>
          <w:rFonts w:hint="eastAsia"/>
        </w:rPr>
        <w:t>SW7</w:t>
      </w:r>
      <w:r>
        <w:rPr>
          <w:rFonts w:hint="eastAsia"/>
        </w:rPr>
        <w:t>—</w:t>
      </w:r>
      <w:r>
        <w:rPr>
          <w:rFonts w:hint="eastAsia"/>
        </w:rPr>
        <w:t>SW0</w:t>
      </w:r>
      <w:r>
        <w:rPr>
          <w:rFonts w:hint="eastAsia"/>
        </w:rPr>
        <w:t>为</w:t>
      </w:r>
      <w:r>
        <w:rPr>
          <w:rFonts w:hint="eastAsia"/>
        </w:rPr>
        <w:t>00H</w:t>
      </w:r>
      <w:r>
        <w:rPr>
          <w:rFonts w:hint="eastAsia"/>
        </w:rPr>
        <w:t>，按</w:t>
      </w:r>
      <w:r>
        <w:rPr>
          <w:rFonts w:hint="eastAsia"/>
        </w:rPr>
        <w:t>QD</w:t>
      </w:r>
      <w:r>
        <w:rPr>
          <w:rFonts w:hint="eastAsia"/>
        </w:rPr>
        <w:t>按钮，将</w:t>
      </w:r>
      <w:r>
        <w:rPr>
          <w:rFonts w:hint="eastAsia"/>
        </w:rPr>
        <w:t>00H</w:t>
      </w:r>
      <w:r>
        <w:rPr>
          <w:rFonts w:hint="eastAsia"/>
        </w:rPr>
        <w:t>写入</w:t>
      </w:r>
      <w:proofErr w:type="gramStart"/>
      <w:r>
        <w:rPr>
          <w:rFonts w:hint="eastAsia"/>
        </w:rPr>
        <w:t>左端口</w:t>
      </w:r>
      <w:proofErr w:type="gramEnd"/>
      <w:r>
        <w:rPr>
          <w:rFonts w:hint="eastAsia"/>
        </w:rPr>
        <w:t>地址寄存器</w:t>
      </w:r>
      <w:r>
        <w:rPr>
          <w:rFonts w:hint="eastAsia"/>
        </w:rPr>
        <w:t>AR</w:t>
      </w:r>
      <w:r>
        <w:rPr>
          <w:rFonts w:hint="eastAsia"/>
        </w:rPr>
        <w:t>。</w:t>
      </w:r>
    </w:p>
    <w:p w14:paraId="44A7729E" w14:textId="77777777" w:rsidR="001A65C1" w:rsidRDefault="00000000">
      <w:pPr>
        <w:ind w:left="359" w:hangingChars="171" w:hanging="359"/>
      </w:pPr>
      <w:r>
        <w:rPr>
          <w:rFonts w:hint="eastAsia"/>
        </w:rPr>
        <w:t>3</w:t>
      </w:r>
      <w:r>
        <w:rPr>
          <w:rFonts w:hint="eastAsia"/>
        </w:rPr>
        <w:t>．置</w:t>
      </w:r>
      <w:r>
        <w:rPr>
          <w:rFonts w:hint="eastAsia"/>
        </w:rPr>
        <w:t>SW7</w:t>
      </w:r>
      <w:r>
        <w:rPr>
          <w:rFonts w:hint="eastAsia"/>
        </w:rPr>
        <w:t>—</w:t>
      </w:r>
      <w:r>
        <w:rPr>
          <w:rFonts w:hint="eastAsia"/>
        </w:rPr>
        <w:t xml:space="preserve">SW0 </w:t>
      </w:r>
      <w:r>
        <w:rPr>
          <w:rFonts w:hint="eastAsia"/>
        </w:rPr>
        <w:t>为</w:t>
      </w:r>
      <w:r>
        <w:rPr>
          <w:rFonts w:hint="eastAsia"/>
        </w:rPr>
        <w:t>01H</w:t>
      </w:r>
      <w:r>
        <w:rPr>
          <w:rFonts w:hint="eastAsia"/>
        </w:rPr>
        <w:t>，按</w:t>
      </w:r>
      <w:r>
        <w:rPr>
          <w:rFonts w:hint="eastAsia"/>
        </w:rPr>
        <w:t>QD</w:t>
      </w:r>
      <w:r>
        <w:rPr>
          <w:rFonts w:hint="eastAsia"/>
        </w:rPr>
        <w:t>按钮，将</w:t>
      </w:r>
      <w:r>
        <w:rPr>
          <w:rFonts w:hint="eastAsia"/>
        </w:rPr>
        <w:t>01H</w:t>
      </w:r>
      <w:r>
        <w:rPr>
          <w:rFonts w:hint="eastAsia"/>
        </w:rPr>
        <w:t>写入存储器</w:t>
      </w:r>
      <w:r>
        <w:rPr>
          <w:rFonts w:hint="eastAsia"/>
        </w:rPr>
        <w:t>00H</w:t>
      </w:r>
      <w:r>
        <w:rPr>
          <w:rFonts w:hint="eastAsia"/>
        </w:rPr>
        <w:t>单元。</w:t>
      </w:r>
      <w:r>
        <w:rPr>
          <w:rFonts w:hint="eastAsia"/>
        </w:rPr>
        <w:t>AR</w:t>
      </w:r>
      <w:r>
        <w:rPr>
          <w:rFonts w:hint="eastAsia"/>
        </w:rPr>
        <w:t>自动加</w:t>
      </w:r>
      <w:r>
        <w:rPr>
          <w:rFonts w:hint="eastAsia"/>
        </w:rPr>
        <w:t>1</w:t>
      </w:r>
      <w:r>
        <w:rPr>
          <w:rFonts w:hint="eastAsia"/>
        </w:rPr>
        <w:t>，变为</w:t>
      </w:r>
      <w:r>
        <w:rPr>
          <w:rFonts w:hint="eastAsia"/>
        </w:rPr>
        <w:t>01H</w:t>
      </w:r>
      <w:r>
        <w:rPr>
          <w:rFonts w:hint="eastAsia"/>
        </w:rPr>
        <w:t>。</w:t>
      </w:r>
    </w:p>
    <w:p w14:paraId="66E4EEB0" w14:textId="77777777" w:rsidR="001A65C1" w:rsidRDefault="00000000">
      <w:pPr>
        <w:ind w:left="359" w:hangingChars="171" w:hanging="359"/>
      </w:pPr>
      <w:r>
        <w:rPr>
          <w:rFonts w:hint="eastAsia"/>
        </w:rPr>
        <w:t>4</w:t>
      </w:r>
      <w:r>
        <w:rPr>
          <w:rFonts w:hint="eastAsia"/>
        </w:rPr>
        <w:t>．置</w:t>
      </w:r>
      <w:r>
        <w:rPr>
          <w:rFonts w:hint="eastAsia"/>
        </w:rPr>
        <w:t>SW7</w:t>
      </w:r>
      <w:r>
        <w:rPr>
          <w:rFonts w:hint="eastAsia"/>
        </w:rPr>
        <w:t>—</w:t>
      </w:r>
      <w:r>
        <w:rPr>
          <w:rFonts w:hint="eastAsia"/>
        </w:rPr>
        <w:t xml:space="preserve">SW0 </w:t>
      </w:r>
      <w:r>
        <w:rPr>
          <w:rFonts w:hint="eastAsia"/>
        </w:rPr>
        <w:t>为</w:t>
      </w:r>
      <w:r>
        <w:rPr>
          <w:rFonts w:hint="eastAsia"/>
        </w:rPr>
        <w:t>5CH</w:t>
      </w:r>
      <w:r>
        <w:rPr>
          <w:rFonts w:hint="eastAsia"/>
        </w:rPr>
        <w:t>，按</w:t>
      </w:r>
      <w:r>
        <w:rPr>
          <w:rFonts w:hint="eastAsia"/>
        </w:rPr>
        <w:t>QD</w:t>
      </w:r>
      <w:r>
        <w:rPr>
          <w:rFonts w:hint="eastAsia"/>
        </w:rPr>
        <w:t>按钮，将</w:t>
      </w:r>
      <w:r>
        <w:rPr>
          <w:rFonts w:hint="eastAsia"/>
        </w:rPr>
        <w:t>5CH</w:t>
      </w:r>
      <w:r>
        <w:rPr>
          <w:rFonts w:hint="eastAsia"/>
        </w:rPr>
        <w:t>写入存储器</w:t>
      </w:r>
      <w:r>
        <w:rPr>
          <w:rFonts w:hint="eastAsia"/>
        </w:rPr>
        <w:t>01H</w:t>
      </w:r>
      <w:r>
        <w:rPr>
          <w:rFonts w:hint="eastAsia"/>
        </w:rPr>
        <w:t>单元。</w:t>
      </w:r>
      <w:r>
        <w:rPr>
          <w:rFonts w:hint="eastAsia"/>
        </w:rPr>
        <w:t>AR</w:t>
      </w:r>
      <w:r>
        <w:rPr>
          <w:rFonts w:hint="eastAsia"/>
        </w:rPr>
        <w:t>自动加</w:t>
      </w:r>
      <w:r>
        <w:rPr>
          <w:rFonts w:hint="eastAsia"/>
        </w:rPr>
        <w:t>1</w:t>
      </w:r>
      <w:r>
        <w:rPr>
          <w:rFonts w:hint="eastAsia"/>
        </w:rPr>
        <w:t>，变为</w:t>
      </w:r>
      <w:r>
        <w:rPr>
          <w:rFonts w:hint="eastAsia"/>
        </w:rPr>
        <w:t>02H</w:t>
      </w:r>
      <w:r>
        <w:rPr>
          <w:rFonts w:hint="eastAsia"/>
        </w:rPr>
        <w:t>。</w:t>
      </w:r>
    </w:p>
    <w:p w14:paraId="77A5C73A" w14:textId="77777777" w:rsidR="001A65C1" w:rsidRDefault="00000000">
      <w:pPr>
        <w:ind w:left="359" w:hangingChars="171" w:hanging="359"/>
      </w:pPr>
      <w:r>
        <w:rPr>
          <w:rFonts w:hint="eastAsia"/>
        </w:rPr>
        <w:t>5</w:t>
      </w:r>
      <w:r>
        <w:rPr>
          <w:rFonts w:hint="eastAsia"/>
        </w:rPr>
        <w:t>．置</w:t>
      </w:r>
      <w:r>
        <w:rPr>
          <w:rFonts w:hint="eastAsia"/>
        </w:rPr>
        <w:t>SW7</w:t>
      </w:r>
      <w:r>
        <w:rPr>
          <w:rFonts w:hint="eastAsia"/>
        </w:rPr>
        <w:t>—</w:t>
      </w:r>
      <w:r>
        <w:rPr>
          <w:rFonts w:hint="eastAsia"/>
        </w:rPr>
        <w:t xml:space="preserve">SW0 </w:t>
      </w:r>
      <w:r>
        <w:rPr>
          <w:rFonts w:hint="eastAsia"/>
        </w:rPr>
        <w:t>为</w:t>
      </w:r>
      <w:r>
        <w:rPr>
          <w:rFonts w:hint="eastAsia"/>
        </w:rPr>
        <w:t>39H</w:t>
      </w:r>
      <w:r>
        <w:rPr>
          <w:rFonts w:hint="eastAsia"/>
        </w:rPr>
        <w:t>，按</w:t>
      </w:r>
      <w:r>
        <w:rPr>
          <w:rFonts w:hint="eastAsia"/>
        </w:rPr>
        <w:t>QD</w:t>
      </w:r>
      <w:r>
        <w:rPr>
          <w:rFonts w:hint="eastAsia"/>
        </w:rPr>
        <w:t>按钮，将</w:t>
      </w:r>
      <w:r>
        <w:rPr>
          <w:rFonts w:hint="eastAsia"/>
        </w:rPr>
        <w:t>39H</w:t>
      </w:r>
      <w:r>
        <w:rPr>
          <w:rFonts w:hint="eastAsia"/>
        </w:rPr>
        <w:t>写入存储器</w:t>
      </w:r>
      <w:r>
        <w:rPr>
          <w:rFonts w:hint="eastAsia"/>
        </w:rPr>
        <w:t>02H</w:t>
      </w:r>
      <w:r>
        <w:rPr>
          <w:rFonts w:hint="eastAsia"/>
        </w:rPr>
        <w:t>单元。</w:t>
      </w:r>
      <w:r>
        <w:rPr>
          <w:rFonts w:hint="eastAsia"/>
        </w:rPr>
        <w:t>AR</w:t>
      </w:r>
      <w:r>
        <w:rPr>
          <w:rFonts w:hint="eastAsia"/>
        </w:rPr>
        <w:t>自动加</w:t>
      </w:r>
      <w:r>
        <w:rPr>
          <w:rFonts w:hint="eastAsia"/>
        </w:rPr>
        <w:t>1</w:t>
      </w:r>
      <w:r>
        <w:rPr>
          <w:rFonts w:hint="eastAsia"/>
        </w:rPr>
        <w:t>，变为</w:t>
      </w:r>
      <w:r>
        <w:rPr>
          <w:rFonts w:hint="eastAsia"/>
        </w:rPr>
        <w:t>03H</w:t>
      </w:r>
      <w:r>
        <w:rPr>
          <w:rFonts w:hint="eastAsia"/>
        </w:rPr>
        <w:t>。</w:t>
      </w:r>
    </w:p>
    <w:p w14:paraId="2DD8EE7D" w14:textId="77777777" w:rsidR="001A65C1" w:rsidRDefault="00000000">
      <w:pPr>
        <w:ind w:left="359" w:hangingChars="171" w:hanging="359"/>
      </w:pPr>
      <w:r>
        <w:rPr>
          <w:rFonts w:hint="eastAsia"/>
        </w:rPr>
        <w:t>6</w:t>
      </w:r>
      <w:r>
        <w:rPr>
          <w:rFonts w:hint="eastAsia"/>
        </w:rPr>
        <w:t>．置</w:t>
      </w:r>
      <w:r>
        <w:rPr>
          <w:rFonts w:hint="eastAsia"/>
        </w:rPr>
        <w:t>SW7</w:t>
      </w:r>
      <w:r>
        <w:rPr>
          <w:rFonts w:hint="eastAsia"/>
        </w:rPr>
        <w:t>—</w:t>
      </w:r>
      <w:r>
        <w:rPr>
          <w:rFonts w:hint="eastAsia"/>
        </w:rPr>
        <w:t xml:space="preserve">SW0 </w:t>
      </w:r>
      <w:r>
        <w:rPr>
          <w:rFonts w:hint="eastAsia"/>
        </w:rPr>
        <w:t>为</w:t>
      </w:r>
      <w:r>
        <w:rPr>
          <w:rFonts w:hint="eastAsia"/>
        </w:rPr>
        <w:t>4AH</w:t>
      </w:r>
      <w:r>
        <w:rPr>
          <w:rFonts w:hint="eastAsia"/>
        </w:rPr>
        <w:t>，按</w:t>
      </w:r>
      <w:r>
        <w:rPr>
          <w:rFonts w:hint="eastAsia"/>
        </w:rPr>
        <w:t>QD</w:t>
      </w:r>
      <w:r>
        <w:rPr>
          <w:rFonts w:hint="eastAsia"/>
        </w:rPr>
        <w:t>按钮，将</w:t>
      </w:r>
      <w:r>
        <w:rPr>
          <w:rFonts w:hint="eastAsia"/>
        </w:rPr>
        <w:t>4AH</w:t>
      </w:r>
      <w:r>
        <w:rPr>
          <w:rFonts w:hint="eastAsia"/>
        </w:rPr>
        <w:t>写入存储器</w:t>
      </w:r>
      <w:r>
        <w:rPr>
          <w:rFonts w:hint="eastAsia"/>
        </w:rPr>
        <w:t>03H</w:t>
      </w:r>
      <w:r>
        <w:rPr>
          <w:rFonts w:hint="eastAsia"/>
        </w:rPr>
        <w:t>单元。</w:t>
      </w:r>
      <w:r>
        <w:rPr>
          <w:rFonts w:hint="eastAsia"/>
        </w:rPr>
        <w:t>AR</w:t>
      </w:r>
      <w:r>
        <w:rPr>
          <w:rFonts w:hint="eastAsia"/>
        </w:rPr>
        <w:t>自动加</w:t>
      </w:r>
      <w:r>
        <w:rPr>
          <w:rFonts w:hint="eastAsia"/>
        </w:rPr>
        <w:t>1</w:t>
      </w:r>
      <w:r>
        <w:rPr>
          <w:rFonts w:hint="eastAsia"/>
        </w:rPr>
        <w:t>，变为</w:t>
      </w:r>
      <w:r>
        <w:rPr>
          <w:rFonts w:hint="eastAsia"/>
        </w:rPr>
        <w:t>04H</w:t>
      </w:r>
      <w:r>
        <w:rPr>
          <w:rFonts w:hint="eastAsia"/>
        </w:rPr>
        <w:t>。</w:t>
      </w:r>
    </w:p>
    <w:p w14:paraId="7641F2F8" w14:textId="77777777" w:rsidR="001A65C1" w:rsidRDefault="00000000">
      <w:pPr>
        <w:ind w:left="359" w:hangingChars="171" w:hanging="359"/>
      </w:pPr>
      <w:r>
        <w:rPr>
          <w:rFonts w:hint="eastAsia"/>
        </w:rPr>
        <w:t>7</w:t>
      </w:r>
      <w:r>
        <w:rPr>
          <w:rFonts w:hint="eastAsia"/>
        </w:rPr>
        <w:t>．置</w:t>
      </w:r>
      <w:r>
        <w:rPr>
          <w:rFonts w:hint="eastAsia"/>
        </w:rPr>
        <w:t>SW7</w:t>
      </w:r>
      <w:r>
        <w:rPr>
          <w:rFonts w:hint="eastAsia"/>
        </w:rPr>
        <w:t>—</w:t>
      </w:r>
      <w:r>
        <w:rPr>
          <w:rFonts w:hint="eastAsia"/>
        </w:rPr>
        <w:t xml:space="preserve">SW0 </w:t>
      </w:r>
      <w:r>
        <w:rPr>
          <w:rFonts w:hint="eastAsia"/>
        </w:rPr>
        <w:t>为</w:t>
      </w:r>
      <w:r>
        <w:rPr>
          <w:rFonts w:hint="eastAsia"/>
        </w:rPr>
        <w:t>22H</w:t>
      </w:r>
      <w:r>
        <w:rPr>
          <w:rFonts w:hint="eastAsia"/>
        </w:rPr>
        <w:t>，按</w:t>
      </w:r>
      <w:r>
        <w:rPr>
          <w:rFonts w:hint="eastAsia"/>
        </w:rPr>
        <w:t>QD</w:t>
      </w:r>
      <w:r>
        <w:rPr>
          <w:rFonts w:hint="eastAsia"/>
        </w:rPr>
        <w:t>按钮，将</w:t>
      </w:r>
      <w:r>
        <w:rPr>
          <w:rFonts w:hint="eastAsia"/>
        </w:rPr>
        <w:t>22H</w:t>
      </w:r>
      <w:r>
        <w:rPr>
          <w:rFonts w:hint="eastAsia"/>
        </w:rPr>
        <w:t>写入存储器</w:t>
      </w:r>
      <w:r>
        <w:rPr>
          <w:rFonts w:hint="eastAsia"/>
        </w:rPr>
        <w:t>04H</w:t>
      </w:r>
      <w:r>
        <w:rPr>
          <w:rFonts w:hint="eastAsia"/>
        </w:rPr>
        <w:t>单元。</w:t>
      </w:r>
      <w:r>
        <w:rPr>
          <w:rFonts w:hint="eastAsia"/>
        </w:rPr>
        <w:t>AR</w:t>
      </w:r>
      <w:r>
        <w:rPr>
          <w:rFonts w:hint="eastAsia"/>
        </w:rPr>
        <w:t>自动加</w:t>
      </w:r>
      <w:r>
        <w:rPr>
          <w:rFonts w:hint="eastAsia"/>
        </w:rPr>
        <w:t>1</w:t>
      </w:r>
      <w:r>
        <w:rPr>
          <w:rFonts w:hint="eastAsia"/>
        </w:rPr>
        <w:t>，变为</w:t>
      </w:r>
      <w:r>
        <w:rPr>
          <w:rFonts w:hint="eastAsia"/>
        </w:rPr>
        <w:t>05H</w:t>
      </w:r>
      <w:r>
        <w:rPr>
          <w:rFonts w:hint="eastAsia"/>
        </w:rPr>
        <w:t>。</w:t>
      </w:r>
    </w:p>
    <w:p w14:paraId="5B1311D2" w14:textId="77777777" w:rsidR="001A65C1" w:rsidRDefault="00000000">
      <w:pPr>
        <w:ind w:left="359" w:hangingChars="171" w:hanging="359"/>
      </w:pPr>
      <w:r>
        <w:rPr>
          <w:rFonts w:hint="eastAsia"/>
        </w:rPr>
        <w:t>8</w:t>
      </w:r>
      <w:r>
        <w:rPr>
          <w:rFonts w:hint="eastAsia"/>
        </w:rPr>
        <w:t>．置</w:t>
      </w:r>
      <w:r>
        <w:rPr>
          <w:rFonts w:hint="eastAsia"/>
        </w:rPr>
        <w:t>SW7</w:t>
      </w:r>
      <w:r>
        <w:rPr>
          <w:rFonts w:hint="eastAsia"/>
        </w:rPr>
        <w:t>—</w:t>
      </w:r>
      <w:r>
        <w:rPr>
          <w:rFonts w:hint="eastAsia"/>
        </w:rPr>
        <w:t xml:space="preserve">SW0 </w:t>
      </w:r>
      <w:r>
        <w:rPr>
          <w:rFonts w:hint="eastAsia"/>
        </w:rPr>
        <w:t>为</w:t>
      </w:r>
      <w:r>
        <w:rPr>
          <w:rFonts w:hint="eastAsia"/>
        </w:rPr>
        <w:t>1EH</w:t>
      </w:r>
      <w:r>
        <w:rPr>
          <w:rFonts w:hint="eastAsia"/>
        </w:rPr>
        <w:t>，按</w:t>
      </w:r>
      <w:r>
        <w:rPr>
          <w:rFonts w:hint="eastAsia"/>
        </w:rPr>
        <w:t>QD</w:t>
      </w:r>
      <w:r>
        <w:rPr>
          <w:rFonts w:hint="eastAsia"/>
        </w:rPr>
        <w:t>按钮，将</w:t>
      </w:r>
      <w:r>
        <w:rPr>
          <w:rFonts w:hint="eastAsia"/>
        </w:rPr>
        <w:t>1EH</w:t>
      </w:r>
      <w:r>
        <w:rPr>
          <w:rFonts w:hint="eastAsia"/>
        </w:rPr>
        <w:t>写入存储器</w:t>
      </w:r>
      <w:r>
        <w:rPr>
          <w:rFonts w:hint="eastAsia"/>
        </w:rPr>
        <w:t>05H</w:t>
      </w:r>
      <w:r>
        <w:rPr>
          <w:rFonts w:hint="eastAsia"/>
        </w:rPr>
        <w:t>单元。</w:t>
      </w:r>
      <w:r>
        <w:rPr>
          <w:rFonts w:hint="eastAsia"/>
        </w:rPr>
        <w:t>AR</w:t>
      </w:r>
      <w:r>
        <w:rPr>
          <w:rFonts w:hint="eastAsia"/>
        </w:rPr>
        <w:t>自动加</w:t>
      </w:r>
      <w:r>
        <w:rPr>
          <w:rFonts w:hint="eastAsia"/>
        </w:rPr>
        <w:t>1</w:t>
      </w:r>
      <w:r>
        <w:rPr>
          <w:rFonts w:hint="eastAsia"/>
        </w:rPr>
        <w:t>，变为</w:t>
      </w:r>
      <w:r>
        <w:rPr>
          <w:rFonts w:hint="eastAsia"/>
        </w:rPr>
        <w:t>06H</w:t>
      </w:r>
      <w:r>
        <w:rPr>
          <w:rFonts w:hint="eastAsia"/>
        </w:rPr>
        <w:t>。</w:t>
      </w:r>
    </w:p>
    <w:p w14:paraId="059F9DB4" w14:textId="77777777" w:rsidR="001A65C1" w:rsidRDefault="00000000">
      <w:pPr>
        <w:ind w:left="359" w:hangingChars="171" w:hanging="359"/>
      </w:pPr>
      <w:r>
        <w:rPr>
          <w:rFonts w:hint="eastAsia"/>
        </w:rPr>
        <w:t>7</w:t>
      </w:r>
      <w:r>
        <w:rPr>
          <w:rFonts w:hint="eastAsia"/>
        </w:rPr>
        <w:t>．置</w:t>
      </w:r>
      <w:r>
        <w:rPr>
          <w:rFonts w:hint="eastAsia"/>
        </w:rPr>
        <w:t>SW7</w:t>
      </w:r>
      <w:r>
        <w:rPr>
          <w:rFonts w:hint="eastAsia"/>
        </w:rPr>
        <w:t>—</w:t>
      </w:r>
      <w:r>
        <w:rPr>
          <w:rFonts w:hint="eastAsia"/>
        </w:rPr>
        <w:t xml:space="preserve">SW0 </w:t>
      </w:r>
      <w:r>
        <w:rPr>
          <w:rFonts w:hint="eastAsia"/>
        </w:rPr>
        <w:t>为</w:t>
      </w:r>
      <w:r>
        <w:rPr>
          <w:rFonts w:hint="eastAsia"/>
        </w:rPr>
        <w:t>78H</w:t>
      </w:r>
      <w:r>
        <w:rPr>
          <w:rFonts w:hint="eastAsia"/>
        </w:rPr>
        <w:t>，按</w:t>
      </w:r>
      <w:r>
        <w:rPr>
          <w:rFonts w:hint="eastAsia"/>
        </w:rPr>
        <w:t>QD</w:t>
      </w:r>
      <w:r>
        <w:rPr>
          <w:rFonts w:hint="eastAsia"/>
        </w:rPr>
        <w:t>按钮，将</w:t>
      </w:r>
      <w:r>
        <w:rPr>
          <w:rFonts w:hint="eastAsia"/>
        </w:rPr>
        <w:t>78H</w:t>
      </w:r>
      <w:r>
        <w:rPr>
          <w:rFonts w:hint="eastAsia"/>
        </w:rPr>
        <w:t>写入存储器</w:t>
      </w:r>
      <w:r>
        <w:rPr>
          <w:rFonts w:hint="eastAsia"/>
        </w:rPr>
        <w:t>06H</w:t>
      </w:r>
      <w:r>
        <w:rPr>
          <w:rFonts w:hint="eastAsia"/>
        </w:rPr>
        <w:t>单元。</w:t>
      </w:r>
      <w:r>
        <w:rPr>
          <w:rFonts w:hint="eastAsia"/>
        </w:rPr>
        <w:t>AR</w:t>
      </w:r>
      <w:r>
        <w:rPr>
          <w:rFonts w:hint="eastAsia"/>
        </w:rPr>
        <w:t>自动加</w:t>
      </w:r>
      <w:r>
        <w:rPr>
          <w:rFonts w:hint="eastAsia"/>
        </w:rPr>
        <w:t>1</w:t>
      </w:r>
      <w:r>
        <w:rPr>
          <w:rFonts w:hint="eastAsia"/>
        </w:rPr>
        <w:t>，变为</w:t>
      </w:r>
      <w:r>
        <w:rPr>
          <w:rFonts w:hint="eastAsia"/>
        </w:rPr>
        <w:t>07H</w:t>
      </w:r>
      <w:r>
        <w:rPr>
          <w:rFonts w:hint="eastAsia"/>
        </w:rPr>
        <w:t>。</w:t>
      </w:r>
    </w:p>
    <w:p w14:paraId="5771B1E5" w14:textId="77777777" w:rsidR="001A65C1" w:rsidRDefault="00000000">
      <w:pPr>
        <w:ind w:left="359" w:hangingChars="171" w:hanging="359"/>
      </w:pPr>
      <w:r>
        <w:rPr>
          <w:rFonts w:hint="eastAsia"/>
        </w:rPr>
        <w:t>8</w:t>
      </w:r>
      <w:r>
        <w:rPr>
          <w:rFonts w:hint="eastAsia"/>
        </w:rPr>
        <w:t>．置</w:t>
      </w:r>
      <w:r>
        <w:rPr>
          <w:rFonts w:hint="eastAsia"/>
        </w:rPr>
        <w:t>SW7</w:t>
      </w:r>
      <w:r>
        <w:rPr>
          <w:rFonts w:hint="eastAsia"/>
        </w:rPr>
        <w:t>—</w:t>
      </w:r>
      <w:r>
        <w:rPr>
          <w:rFonts w:hint="eastAsia"/>
        </w:rPr>
        <w:t xml:space="preserve">SW0 </w:t>
      </w:r>
      <w:r>
        <w:rPr>
          <w:rFonts w:hint="eastAsia"/>
        </w:rPr>
        <w:t>为</w:t>
      </w:r>
      <w:r>
        <w:rPr>
          <w:rFonts w:hint="eastAsia"/>
        </w:rPr>
        <w:t>60H</w:t>
      </w:r>
      <w:r>
        <w:rPr>
          <w:rFonts w:hint="eastAsia"/>
        </w:rPr>
        <w:t>，按</w:t>
      </w:r>
      <w:r>
        <w:rPr>
          <w:rFonts w:hint="eastAsia"/>
        </w:rPr>
        <w:t>QD</w:t>
      </w:r>
      <w:r>
        <w:rPr>
          <w:rFonts w:hint="eastAsia"/>
        </w:rPr>
        <w:t>按钮，将</w:t>
      </w:r>
      <w:r>
        <w:rPr>
          <w:rFonts w:hint="eastAsia"/>
        </w:rPr>
        <w:t>60H</w:t>
      </w:r>
      <w:r>
        <w:rPr>
          <w:rFonts w:hint="eastAsia"/>
        </w:rPr>
        <w:t>写入存储器</w:t>
      </w:r>
      <w:r>
        <w:rPr>
          <w:rFonts w:hint="eastAsia"/>
        </w:rPr>
        <w:t>07H</w:t>
      </w:r>
      <w:r>
        <w:rPr>
          <w:rFonts w:hint="eastAsia"/>
        </w:rPr>
        <w:t>单元。</w:t>
      </w:r>
      <w:r>
        <w:rPr>
          <w:rFonts w:hint="eastAsia"/>
        </w:rPr>
        <w:t>AR</w:t>
      </w:r>
      <w:r>
        <w:rPr>
          <w:rFonts w:hint="eastAsia"/>
        </w:rPr>
        <w:t>自动加</w:t>
      </w:r>
      <w:r>
        <w:rPr>
          <w:rFonts w:hint="eastAsia"/>
        </w:rPr>
        <w:t>1</w:t>
      </w:r>
      <w:r>
        <w:rPr>
          <w:rFonts w:hint="eastAsia"/>
        </w:rPr>
        <w:t>，变为</w:t>
      </w:r>
      <w:r>
        <w:rPr>
          <w:rFonts w:hint="eastAsia"/>
        </w:rPr>
        <w:lastRenderedPageBreak/>
        <w:t>08H</w:t>
      </w:r>
      <w:r>
        <w:rPr>
          <w:rFonts w:hint="eastAsia"/>
        </w:rPr>
        <w:t>。</w:t>
      </w:r>
    </w:p>
    <w:p w14:paraId="3FC27E2D" w14:textId="77777777" w:rsidR="001A65C1" w:rsidRDefault="00000000">
      <w:pPr>
        <w:ind w:left="359" w:hangingChars="171" w:hanging="359"/>
      </w:pPr>
      <w:r>
        <w:rPr>
          <w:rFonts w:hint="eastAsia"/>
        </w:rPr>
        <w:t>9</w:t>
      </w:r>
      <w:r>
        <w:rPr>
          <w:rFonts w:hint="eastAsia"/>
        </w:rPr>
        <w:t>．按</w:t>
      </w:r>
      <w:r>
        <w:rPr>
          <w:rFonts w:hint="eastAsia"/>
        </w:rPr>
        <w:t>CLR#</w:t>
      </w:r>
      <w:r>
        <w:rPr>
          <w:rFonts w:hint="eastAsia"/>
        </w:rPr>
        <w:t>按钮，使实验系统恢复到初始状态。</w:t>
      </w:r>
    </w:p>
    <w:p w14:paraId="236F51FA" w14:textId="77777777" w:rsidR="001A65C1" w:rsidRDefault="00000000">
      <w:pPr>
        <w:ind w:left="359" w:hangingChars="171" w:hanging="359"/>
      </w:pPr>
      <w:r>
        <w:rPr>
          <w:rFonts w:hint="eastAsia"/>
        </w:rPr>
        <w:t>10</w:t>
      </w:r>
      <w:r>
        <w:rPr>
          <w:rFonts w:hint="eastAsia"/>
        </w:rPr>
        <w:t>．置</w:t>
      </w:r>
      <w:r>
        <w:rPr>
          <w:rFonts w:hint="eastAsia"/>
        </w:rPr>
        <w:t>SW7</w:t>
      </w:r>
      <w:r>
        <w:rPr>
          <w:rFonts w:hint="eastAsia"/>
        </w:rPr>
        <w:t>—</w:t>
      </w:r>
      <w:r>
        <w:rPr>
          <w:rFonts w:hint="eastAsia"/>
        </w:rPr>
        <w:t>SW0</w:t>
      </w:r>
      <w:r>
        <w:rPr>
          <w:rFonts w:hint="eastAsia"/>
        </w:rPr>
        <w:t>为</w:t>
      </w:r>
      <w:r>
        <w:rPr>
          <w:rFonts w:hint="eastAsia"/>
        </w:rPr>
        <w:t>10H</w:t>
      </w:r>
      <w:r>
        <w:rPr>
          <w:rFonts w:hint="eastAsia"/>
        </w:rPr>
        <w:t>，按</w:t>
      </w:r>
      <w:r>
        <w:rPr>
          <w:rFonts w:hint="eastAsia"/>
        </w:rPr>
        <w:t>QD</w:t>
      </w:r>
      <w:r>
        <w:rPr>
          <w:rFonts w:hint="eastAsia"/>
        </w:rPr>
        <w:t>按钮，将</w:t>
      </w:r>
      <w:r>
        <w:rPr>
          <w:rFonts w:hint="eastAsia"/>
        </w:rPr>
        <w:t>10H</w:t>
      </w:r>
      <w:r>
        <w:rPr>
          <w:rFonts w:hint="eastAsia"/>
        </w:rPr>
        <w:t>写入</w:t>
      </w:r>
      <w:proofErr w:type="gramStart"/>
      <w:r>
        <w:rPr>
          <w:rFonts w:hint="eastAsia"/>
        </w:rPr>
        <w:t>左端口</w:t>
      </w:r>
      <w:proofErr w:type="gramEnd"/>
      <w:r>
        <w:rPr>
          <w:rFonts w:hint="eastAsia"/>
        </w:rPr>
        <w:t>地址寄存器</w:t>
      </w:r>
      <w:r>
        <w:rPr>
          <w:rFonts w:hint="eastAsia"/>
        </w:rPr>
        <w:t>AR</w:t>
      </w:r>
      <w:r>
        <w:rPr>
          <w:rFonts w:hint="eastAsia"/>
        </w:rPr>
        <w:t>。</w:t>
      </w:r>
    </w:p>
    <w:p w14:paraId="00A89E32" w14:textId="77777777" w:rsidR="001A65C1" w:rsidRDefault="00000000">
      <w:pPr>
        <w:ind w:left="359" w:hangingChars="171" w:hanging="359"/>
      </w:pPr>
      <w:r>
        <w:rPr>
          <w:rFonts w:hint="eastAsia"/>
        </w:rPr>
        <w:t>11</w:t>
      </w:r>
      <w:r>
        <w:rPr>
          <w:rFonts w:hint="eastAsia"/>
        </w:rPr>
        <w:t>．置</w:t>
      </w:r>
      <w:r>
        <w:rPr>
          <w:rFonts w:hint="eastAsia"/>
        </w:rPr>
        <w:t>SW7</w:t>
      </w:r>
      <w:r>
        <w:rPr>
          <w:rFonts w:hint="eastAsia"/>
        </w:rPr>
        <w:t>—</w:t>
      </w:r>
      <w:r>
        <w:rPr>
          <w:rFonts w:hint="eastAsia"/>
        </w:rPr>
        <w:t xml:space="preserve">SW0 </w:t>
      </w:r>
      <w:r>
        <w:rPr>
          <w:rFonts w:hint="eastAsia"/>
        </w:rPr>
        <w:t>为</w:t>
      </w:r>
      <w:r>
        <w:rPr>
          <w:rFonts w:hint="eastAsia"/>
        </w:rPr>
        <w:t>55H</w:t>
      </w:r>
      <w:r>
        <w:rPr>
          <w:rFonts w:hint="eastAsia"/>
        </w:rPr>
        <w:t>，按</w:t>
      </w:r>
      <w:r>
        <w:rPr>
          <w:rFonts w:hint="eastAsia"/>
        </w:rPr>
        <w:t>QD</w:t>
      </w:r>
      <w:r>
        <w:rPr>
          <w:rFonts w:hint="eastAsia"/>
        </w:rPr>
        <w:t>按钮，将</w:t>
      </w:r>
      <w:r>
        <w:rPr>
          <w:rFonts w:hint="eastAsia"/>
        </w:rPr>
        <w:t>55H</w:t>
      </w:r>
      <w:r>
        <w:rPr>
          <w:rFonts w:hint="eastAsia"/>
        </w:rPr>
        <w:t>写入存储器</w:t>
      </w:r>
      <w:r>
        <w:rPr>
          <w:rFonts w:hint="eastAsia"/>
        </w:rPr>
        <w:t>10H</w:t>
      </w:r>
      <w:r>
        <w:rPr>
          <w:rFonts w:hint="eastAsia"/>
        </w:rPr>
        <w:t>单元。</w:t>
      </w:r>
      <w:r>
        <w:rPr>
          <w:rFonts w:hint="eastAsia"/>
        </w:rPr>
        <w:t>AR</w:t>
      </w:r>
      <w:r>
        <w:rPr>
          <w:rFonts w:hint="eastAsia"/>
        </w:rPr>
        <w:t>自动加</w:t>
      </w:r>
      <w:r>
        <w:rPr>
          <w:rFonts w:hint="eastAsia"/>
        </w:rPr>
        <w:t>1</w:t>
      </w:r>
      <w:r>
        <w:rPr>
          <w:rFonts w:hint="eastAsia"/>
        </w:rPr>
        <w:t>，变为</w:t>
      </w:r>
      <w:r>
        <w:rPr>
          <w:rFonts w:hint="eastAsia"/>
        </w:rPr>
        <w:t>11H</w:t>
      </w:r>
      <w:r>
        <w:rPr>
          <w:rFonts w:hint="eastAsia"/>
        </w:rPr>
        <w:t>。</w:t>
      </w:r>
    </w:p>
    <w:p w14:paraId="5FC98462" w14:textId="77777777" w:rsidR="001A65C1" w:rsidRDefault="00000000">
      <w:pPr>
        <w:ind w:left="359"/>
      </w:pPr>
      <w:r>
        <w:rPr>
          <w:rFonts w:hint="eastAsia"/>
        </w:rPr>
        <w:t>往存储器输入程序和数据结束，按</w:t>
      </w:r>
      <w:r>
        <w:rPr>
          <w:rFonts w:hint="eastAsia"/>
        </w:rPr>
        <w:t>CLR#</w:t>
      </w:r>
      <w:r>
        <w:rPr>
          <w:rFonts w:hint="eastAsia"/>
        </w:rPr>
        <w:t>按钮，使实验系统恢复到初始状态。</w:t>
      </w:r>
    </w:p>
    <w:p w14:paraId="50E8817D" w14:textId="77777777" w:rsidR="001A65C1" w:rsidRDefault="00000000">
      <w:pPr>
        <w:ind w:left="359" w:hangingChars="171" w:hanging="359"/>
      </w:pPr>
      <w:r>
        <w:rPr>
          <w:rFonts w:hint="eastAsia"/>
        </w:rPr>
        <w:tab/>
      </w:r>
      <w:r>
        <w:rPr>
          <w:rFonts w:eastAsia="黑体" w:hint="eastAsia"/>
        </w:rPr>
        <w:t>注意：</w:t>
      </w:r>
      <w:r>
        <w:rPr>
          <w:rFonts w:hint="eastAsia"/>
        </w:rPr>
        <w:t>设置完存储器的程序和数据后，最好用存储器器控制台操作检查一下写入的内容是否正确。读存储器内容的控制台操作见第一章的第七部分控制台。</w:t>
      </w:r>
    </w:p>
    <w:p w14:paraId="02BC6E35" w14:textId="77777777" w:rsidR="001A65C1" w:rsidRDefault="00000000">
      <w:pPr>
        <w:pStyle w:val="a3"/>
      </w:pPr>
      <w:r>
        <w:rPr>
          <w:rFonts w:hAnsi="宋体" w:hint="eastAsia"/>
        </w:rPr>
        <w:t>●</w:t>
      </w:r>
      <w:r>
        <w:rPr>
          <w:rFonts w:hint="eastAsia"/>
          <w:sz w:val="24"/>
          <w:szCs w:val="24"/>
        </w:rPr>
        <w:t>用单拍（DP）方式执行一遍程序。</w:t>
      </w:r>
    </w:p>
    <w:p w14:paraId="11DC99E9" w14:textId="77777777" w:rsidR="001A65C1" w:rsidRDefault="00000000">
      <w:pPr>
        <w:pStyle w:val="a3"/>
      </w:pPr>
      <w:r>
        <w:rPr>
          <w:rFonts w:hint="eastAsia"/>
        </w:rPr>
        <w:tab/>
        <w:t>置SWC=0,SWB=0,SWA=0,DP=1,DB=0,使实验系统处于</w:t>
      </w:r>
      <w:proofErr w:type="gramStart"/>
      <w:r>
        <w:rPr>
          <w:rFonts w:hint="eastAsia"/>
        </w:rPr>
        <w:t>单拍运行</w:t>
      </w:r>
      <w:proofErr w:type="gramEnd"/>
      <w:r>
        <w:rPr>
          <w:rFonts w:hint="eastAsia"/>
        </w:rPr>
        <w:t>状态。置SW7—SW0=00H，使程序从地址00H开始执行。按CLR#按钮，使实验系统处于初始状态，然后一次一次按QD按钮，使程序一拍一拍的执行。</w:t>
      </w:r>
    </w:p>
    <w:p w14:paraId="57092B07" w14:textId="77777777" w:rsidR="001A65C1" w:rsidRDefault="00000000">
      <w:pPr>
        <w:pStyle w:val="a3"/>
        <w:ind w:firstLine="420"/>
      </w:pPr>
      <w:r>
        <w:rPr>
          <w:rFonts w:hint="eastAsia"/>
        </w:rPr>
        <w:t>在</w:t>
      </w:r>
      <w:proofErr w:type="gramStart"/>
      <w:r>
        <w:rPr>
          <w:rFonts w:hint="eastAsia"/>
        </w:rPr>
        <w:t>单拍执行</w:t>
      </w:r>
      <w:proofErr w:type="gramEnd"/>
      <w:r>
        <w:rPr>
          <w:rFonts w:hint="eastAsia"/>
        </w:rPr>
        <w:t>过程中，首先要随时监测AR、PC、</w:t>
      </w:r>
      <w:r>
        <w:rPr>
          <w:rFonts w:hAnsi="宋体" w:hint="eastAsia"/>
        </w:rPr>
        <w:t>µ</w:t>
      </w:r>
      <w:r>
        <w:rPr>
          <w:rFonts w:hint="eastAsia"/>
        </w:rPr>
        <w:t>A5—</w:t>
      </w:r>
      <w:r>
        <w:rPr>
          <w:rFonts w:hAnsi="宋体" w:hint="eastAsia"/>
        </w:rPr>
        <w:t>µ</w:t>
      </w:r>
      <w:r>
        <w:rPr>
          <w:rFonts w:hint="eastAsia"/>
        </w:rPr>
        <w:t>A0和IR的值，以判定程序执行到何处，正在执行哪条指令和微指令。对照微程序流程图，可以判断出微指令的地址和正在进行的微操作。程序执行的结果如下：</w:t>
      </w:r>
    </w:p>
    <w:p w14:paraId="15C4A2E8" w14:textId="77777777" w:rsidR="001A65C1" w:rsidRDefault="00000000">
      <w:pPr>
        <w:pStyle w:val="a3"/>
      </w:pPr>
      <w:r>
        <w:rPr>
          <w:rFonts w:hint="eastAsia"/>
        </w:rPr>
        <w:tab/>
        <w:t>初值：R0=35H，R1=43H，R2=10H，R3=07H。存储器10H单元的内容为55H。</w:t>
      </w:r>
    </w:p>
    <w:p w14:paraId="33AA5F52" w14:textId="77777777" w:rsidR="001A65C1" w:rsidRDefault="00000000">
      <w:pPr>
        <w:pStyle w:val="a3"/>
      </w:pPr>
      <w:r>
        <w:rPr>
          <w:rFonts w:hint="eastAsia"/>
        </w:rPr>
        <w:t>1．ADD R</w:t>
      </w:r>
      <w:proofErr w:type="gramStart"/>
      <w:r>
        <w:rPr>
          <w:rFonts w:hint="eastAsia"/>
        </w:rPr>
        <w:t>1,R</w:t>
      </w:r>
      <w:proofErr w:type="gramEnd"/>
      <w:r>
        <w:rPr>
          <w:rFonts w:hint="eastAsia"/>
        </w:rPr>
        <w:t>0</w:t>
      </w:r>
    </w:p>
    <w:p w14:paraId="2A1799BE" w14:textId="77777777" w:rsidR="001A65C1" w:rsidRDefault="00000000">
      <w:pPr>
        <w:pStyle w:val="a3"/>
        <w:ind w:left="359" w:hangingChars="171" w:hanging="359"/>
      </w:pPr>
      <w:r>
        <w:rPr>
          <w:rFonts w:hint="eastAsia"/>
        </w:rPr>
        <w:t>执行结果  R0=35H，R1=78H，R2=10H，R3=07H。存储器10H单元的内容为55H。无进位C。</w:t>
      </w:r>
    </w:p>
    <w:p w14:paraId="6671D667" w14:textId="77777777" w:rsidR="001A65C1" w:rsidRDefault="00000000">
      <w:pPr>
        <w:ind w:left="359" w:hangingChars="171" w:hanging="359"/>
      </w:pPr>
      <w:r>
        <w:rPr>
          <w:rFonts w:hint="eastAsia"/>
        </w:rPr>
        <w:t>2</w:t>
      </w:r>
      <w:r>
        <w:rPr>
          <w:rFonts w:hint="eastAsia"/>
        </w:rPr>
        <w:t>．</w:t>
      </w:r>
      <w:r>
        <w:rPr>
          <w:rFonts w:hint="eastAsia"/>
        </w:rPr>
        <w:t>JC R3</w:t>
      </w:r>
    </w:p>
    <w:p w14:paraId="383B1917" w14:textId="77777777" w:rsidR="001A65C1" w:rsidRDefault="00000000">
      <w:pPr>
        <w:ind w:left="359" w:hangingChars="171" w:hanging="359"/>
      </w:pPr>
      <w:r>
        <w:rPr>
          <w:rFonts w:hint="eastAsia"/>
        </w:rPr>
        <w:tab/>
      </w:r>
      <w:r>
        <w:rPr>
          <w:rFonts w:hint="eastAsia"/>
        </w:rPr>
        <w:t>执行结果</w:t>
      </w:r>
      <w:r>
        <w:rPr>
          <w:rFonts w:hint="eastAsia"/>
        </w:rPr>
        <w:t xml:space="preserve">  R0=35H</w:t>
      </w:r>
      <w:r>
        <w:rPr>
          <w:rFonts w:hint="eastAsia"/>
        </w:rPr>
        <w:t>，</w:t>
      </w:r>
      <w:r>
        <w:rPr>
          <w:rFonts w:hint="eastAsia"/>
        </w:rPr>
        <w:t>R1=78H</w:t>
      </w:r>
      <w:r>
        <w:rPr>
          <w:rFonts w:hint="eastAsia"/>
        </w:rPr>
        <w:t>，</w:t>
      </w:r>
      <w:r>
        <w:rPr>
          <w:rFonts w:hint="eastAsia"/>
        </w:rPr>
        <w:t>R2=10H</w:t>
      </w:r>
      <w:r>
        <w:rPr>
          <w:rFonts w:hint="eastAsia"/>
        </w:rPr>
        <w:t>，</w:t>
      </w:r>
      <w:r>
        <w:rPr>
          <w:rFonts w:hint="eastAsia"/>
        </w:rPr>
        <w:t>R3=07H</w:t>
      </w:r>
      <w:r>
        <w:rPr>
          <w:rFonts w:hint="eastAsia"/>
        </w:rPr>
        <w:t>。存储器</w:t>
      </w:r>
      <w:r>
        <w:rPr>
          <w:rFonts w:hint="eastAsia"/>
        </w:rPr>
        <w:t>10H</w:t>
      </w:r>
      <w:r>
        <w:rPr>
          <w:rFonts w:hint="eastAsia"/>
        </w:rPr>
        <w:t>单元的内容为</w:t>
      </w:r>
      <w:r>
        <w:rPr>
          <w:rFonts w:hint="eastAsia"/>
        </w:rPr>
        <w:t>55H</w:t>
      </w:r>
      <w:r>
        <w:rPr>
          <w:rFonts w:hint="eastAsia"/>
        </w:rPr>
        <w:t>。</w:t>
      </w:r>
      <w:r>
        <w:rPr>
          <w:rFonts w:hint="eastAsia"/>
        </w:rPr>
        <w:t>PC</w:t>
      </w:r>
      <w:r>
        <w:rPr>
          <w:rFonts w:hint="eastAsia"/>
        </w:rPr>
        <w:t>为</w:t>
      </w:r>
      <w:r>
        <w:rPr>
          <w:rFonts w:hint="eastAsia"/>
        </w:rPr>
        <w:t>02H</w:t>
      </w:r>
      <w:r>
        <w:rPr>
          <w:rFonts w:hint="eastAsia"/>
        </w:rPr>
        <w:t>。进位</w:t>
      </w:r>
      <w:r>
        <w:rPr>
          <w:rFonts w:hint="eastAsia"/>
        </w:rPr>
        <w:t>C</w:t>
      </w:r>
      <w:r>
        <w:rPr>
          <w:rFonts w:hint="eastAsia"/>
        </w:rPr>
        <w:t>不变。</w:t>
      </w:r>
    </w:p>
    <w:p w14:paraId="4E3E61DE" w14:textId="77777777" w:rsidR="001A65C1" w:rsidRDefault="00000000">
      <w:pPr>
        <w:ind w:left="359" w:hangingChars="171" w:hanging="359"/>
      </w:pPr>
      <w:r>
        <w:rPr>
          <w:rFonts w:hint="eastAsia"/>
        </w:rPr>
        <w:t>3</w:t>
      </w:r>
      <w:r>
        <w:rPr>
          <w:rFonts w:hint="eastAsia"/>
        </w:rPr>
        <w:t>．</w:t>
      </w:r>
      <w:r>
        <w:rPr>
          <w:rFonts w:hint="eastAsia"/>
        </w:rPr>
        <w:t>STA R</w:t>
      </w:r>
      <w:proofErr w:type="gramStart"/>
      <w:r>
        <w:rPr>
          <w:rFonts w:hint="eastAsia"/>
        </w:rPr>
        <w:t>1,[</w:t>
      </w:r>
      <w:proofErr w:type="gramEnd"/>
      <w:r>
        <w:rPr>
          <w:rFonts w:hint="eastAsia"/>
        </w:rPr>
        <w:t>R2]</w:t>
      </w:r>
    </w:p>
    <w:p w14:paraId="4A3D6BAC" w14:textId="77777777" w:rsidR="001A65C1" w:rsidRDefault="00000000">
      <w:pPr>
        <w:ind w:left="359" w:hangingChars="171" w:hanging="359"/>
      </w:pPr>
      <w:r>
        <w:rPr>
          <w:rFonts w:hint="eastAsia"/>
        </w:rPr>
        <w:tab/>
      </w:r>
      <w:r>
        <w:rPr>
          <w:rFonts w:hint="eastAsia"/>
        </w:rPr>
        <w:t>执行结果</w:t>
      </w:r>
      <w:r>
        <w:rPr>
          <w:rFonts w:hint="eastAsia"/>
        </w:rPr>
        <w:t xml:space="preserve">  R0=35H</w:t>
      </w:r>
      <w:r>
        <w:rPr>
          <w:rFonts w:hint="eastAsia"/>
        </w:rPr>
        <w:t>，</w:t>
      </w:r>
      <w:r>
        <w:rPr>
          <w:rFonts w:hint="eastAsia"/>
        </w:rPr>
        <w:t>R1=78H</w:t>
      </w:r>
      <w:r>
        <w:rPr>
          <w:rFonts w:hint="eastAsia"/>
        </w:rPr>
        <w:t>，</w:t>
      </w:r>
      <w:r>
        <w:rPr>
          <w:rFonts w:hint="eastAsia"/>
        </w:rPr>
        <w:t>R2=10H</w:t>
      </w:r>
      <w:r>
        <w:rPr>
          <w:rFonts w:hint="eastAsia"/>
        </w:rPr>
        <w:t>，</w:t>
      </w:r>
      <w:r>
        <w:rPr>
          <w:rFonts w:hint="eastAsia"/>
        </w:rPr>
        <w:t>R3=07H</w:t>
      </w:r>
      <w:r>
        <w:rPr>
          <w:rFonts w:hint="eastAsia"/>
        </w:rPr>
        <w:t>。存储器</w:t>
      </w:r>
      <w:r>
        <w:rPr>
          <w:rFonts w:hint="eastAsia"/>
        </w:rPr>
        <w:t>10H</w:t>
      </w:r>
      <w:r>
        <w:rPr>
          <w:rFonts w:hint="eastAsia"/>
        </w:rPr>
        <w:t>单元的内容为</w:t>
      </w:r>
      <w:r>
        <w:rPr>
          <w:rFonts w:hint="eastAsia"/>
        </w:rPr>
        <w:t>78H</w:t>
      </w:r>
      <w:r>
        <w:rPr>
          <w:rFonts w:hint="eastAsia"/>
        </w:rPr>
        <w:t>。</w:t>
      </w:r>
    </w:p>
    <w:p w14:paraId="31588026" w14:textId="77777777" w:rsidR="001A65C1" w:rsidRDefault="00000000">
      <w:pPr>
        <w:ind w:left="359" w:hangingChars="171" w:hanging="359"/>
      </w:pPr>
      <w:r>
        <w:rPr>
          <w:rFonts w:hint="eastAsia"/>
        </w:rPr>
        <w:t>4</w:t>
      </w:r>
      <w:r>
        <w:rPr>
          <w:rFonts w:hint="eastAsia"/>
        </w:rPr>
        <w:t>．</w:t>
      </w:r>
      <w:r>
        <w:rPr>
          <w:rFonts w:hint="eastAsia"/>
        </w:rPr>
        <w:t>LDA R</w:t>
      </w:r>
      <w:proofErr w:type="gramStart"/>
      <w:r>
        <w:rPr>
          <w:rFonts w:hint="eastAsia"/>
        </w:rPr>
        <w:t>2,[</w:t>
      </w:r>
      <w:proofErr w:type="gramEnd"/>
      <w:r>
        <w:rPr>
          <w:rFonts w:hint="eastAsia"/>
        </w:rPr>
        <w:t>R2]</w:t>
      </w:r>
    </w:p>
    <w:p w14:paraId="2B390367" w14:textId="77777777" w:rsidR="001A65C1" w:rsidRDefault="00000000">
      <w:pPr>
        <w:ind w:left="359" w:hangingChars="171" w:hanging="359"/>
      </w:pPr>
      <w:r>
        <w:rPr>
          <w:rFonts w:hint="eastAsia"/>
        </w:rPr>
        <w:tab/>
      </w:r>
      <w:r>
        <w:rPr>
          <w:rFonts w:hint="eastAsia"/>
        </w:rPr>
        <w:t>执行结果</w:t>
      </w:r>
      <w:r>
        <w:rPr>
          <w:rFonts w:hint="eastAsia"/>
        </w:rPr>
        <w:t xml:space="preserve">  R0=35H</w:t>
      </w:r>
      <w:r>
        <w:rPr>
          <w:rFonts w:hint="eastAsia"/>
        </w:rPr>
        <w:t>，</w:t>
      </w:r>
      <w:r>
        <w:rPr>
          <w:rFonts w:hint="eastAsia"/>
        </w:rPr>
        <w:t>R1=78H</w:t>
      </w:r>
      <w:r>
        <w:rPr>
          <w:rFonts w:hint="eastAsia"/>
        </w:rPr>
        <w:t>，</w:t>
      </w:r>
      <w:r>
        <w:rPr>
          <w:rFonts w:hint="eastAsia"/>
        </w:rPr>
        <w:t>R2=78H</w:t>
      </w:r>
      <w:r>
        <w:rPr>
          <w:rFonts w:hint="eastAsia"/>
        </w:rPr>
        <w:t>，</w:t>
      </w:r>
      <w:r>
        <w:rPr>
          <w:rFonts w:hint="eastAsia"/>
        </w:rPr>
        <w:t>R3=07H</w:t>
      </w:r>
      <w:r>
        <w:rPr>
          <w:rFonts w:hint="eastAsia"/>
        </w:rPr>
        <w:t>。存储器</w:t>
      </w:r>
      <w:r>
        <w:rPr>
          <w:rFonts w:hint="eastAsia"/>
        </w:rPr>
        <w:t>10H</w:t>
      </w:r>
      <w:r>
        <w:rPr>
          <w:rFonts w:hint="eastAsia"/>
        </w:rPr>
        <w:t>单元的内容为</w:t>
      </w:r>
      <w:r>
        <w:rPr>
          <w:rFonts w:hint="eastAsia"/>
        </w:rPr>
        <w:t>78H</w:t>
      </w:r>
      <w:r>
        <w:rPr>
          <w:rFonts w:hint="eastAsia"/>
        </w:rPr>
        <w:t>。</w:t>
      </w:r>
    </w:p>
    <w:p w14:paraId="454458D7" w14:textId="77777777" w:rsidR="001A65C1" w:rsidRDefault="00000000">
      <w:pPr>
        <w:ind w:left="359" w:hangingChars="171" w:hanging="359"/>
      </w:pPr>
      <w:r>
        <w:rPr>
          <w:rFonts w:hint="eastAsia"/>
        </w:rPr>
        <w:t>5</w:t>
      </w:r>
      <w:r>
        <w:rPr>
          <w:rFonts w:hint="eastAsia"/>
        </w:rPr>
        <w:t>．</w:t>
      </w:r>
      <w:r>
        <w:rPr>
          <w:rFonts w:hint="eastAsia"/>
        </w:rPr>
        <w:t>AND R</w:t>
      </w:r>
      <w:proofErr w:type="gramStart"/>
      <w:r>
        <w:rPr>
          <w:rFonts w:hint="eastAsia"/>
        </w:rPr>
        <w:t>2,R</w:t>
      </w:r>
      <w:proofErr w:type="gramEnd"/>
      <w:r>
        <w:rPr>
          <w:rFonts w:hint="eastAsia"/>
        </w:rPr>
        <w:t>0</w:t>
      </w:r>
    </w:p>
    <w:p w14:paraId="6A110273" w14:textId="77777777" w:rsidR="001A65C1" w:rsidRDefault="00000000">
      <w:pPr>
        <w:ind w:left="359" w:hangingChars="171" w:hanging="359"/>
      </w:pPr>
      <w:r>
        <w:rPr>
          <w:rFonts w:hint="eastAsia"/>
        </w:rPr>
        <w:tab/>
      </w:r>
      <w:r>
        <w:rPr>
          <w:rFonts w:hint="eastAsia"/>
        </w:rPr>
        <w:t>执行结果</w:t>
      </w:r>
      <w:r>
        <w:rPr>
          <w:rFonts w:hint="eastAsia"/>
        </w:rPr>
        <w:t xml:space="preserve">  R0=35H</w:t>
      </w:r>
      <w:r>
        <w:rPr>
          <w:rFonts w:hint="eastAsia"/>
        </w:rPr>
        <w:t>，</w:t>
      </w:r>
      <w:r>
        <w:rPr>
          <w:rFonts w:hint="eastAsia"/>
        </w:rPr>
        <w:t>R1=78H</w:t>
      </w:r>
      <w:r>
        <w:rPr>
          <w:rFonts w:hint="eastAsia"/>
        </w:rPr>
        <w:t>，</w:t>
      </w:r>
      <w:r>
        <w:rPr>
          <w:rFonts w:hint="eastAsia"/>
        </w:rPr>
        <w:t>R2=30H</w:t>
      </w:r>
      <w:r>
        <w:rPr>
          <w:rFonts w:hint="eastAsia"/>
        </w:rPr>
        <w:t>，</w:t>
      </w:r>
      <w:r>
        <w:rPr>
          <w:rFonts w:hint="eastAsia"/>
        </w:rPr>
        <w:t>R3=07H</w:t>
      </w:r>
      <w:r>
        <w:rPr>
          <w:rFonts w:hint="eastAsia"/>
        </w:rPr>
        <w:t>。存储器</w:t>
      </w:r>
      <w:r>
        <w:rPr>
          <w:rFonts w:hint="eastAsia"/>
        </w:rPr>
        <w:t>10H</w:t>
      </w:r>
      <w:r>
        <w:rPr>
          <w:rFonts w:hint="eastAsia"/>
        </w:rPr>
        <w:t>单元的内容为</w:t>
      </w:r>
      <w:r>
        <w:rPr>
          <w:rFonts w:hint="eastAsia"/>
        </w:rPr>
        <w:t>78H</w:t>
      </w:r>
      <w:r>
        <w:rPr>
          <w:rFonts w:hint="eastAsia"/>
        </w:rPr>
        <w:t>。</w:t>
      </w:r>
    </w:p>
    <w:p w14:paraId="2997E785" w14:textId="77777777" w:rsidR="001A65C1" w:rsidRDefault="00000000">
      <w:pPr>
        <w:ind w:left="359" w:hangingChars="171" w:hanging="359"/>
      </w:pPr>
      <w:r>
        <w:rPr>
          <w:rFonts w:hint="eastAsia"/>
        </w:rPr>
        <w:t>6</w:t>
      </w:r>
      <w:r>
        <w:rPr>
          <w:rFonts w:hint="eastAsia"/>
        </w:rPr>
        <w:t>．</w:t>
      </w:r>
      <w:r>
        <w:rPr>
          <w:rFonts w:hint="eastAsia"/>
        </w:rPr>
        <w:t>SUB R</w:t>
      </w:r>
      <w:proofErr w:type="gramStart"/>
      <w:r>
        <w:rPr>
          <w:rFonts w:hint="eastAsia"/>
        </w:rPr>
        <w:t>2,R</w:t>
      </w:r>
      <w:proofErr w:type="gramEnd"/>
      <w:r>
        <w:rPr>
          <w:rFonts w:hint="eastAsia"/>
        </w:rPr>
        <w:t>3</w:t>
      </w:r>
    </w:p>
    <w:p w14:paraId="4399A8D1" w14:textId="77777777" w:rsidR="001A65C1" w:rsidRDefault="00000000">
      <w:pPr>
        <w:ind w:left="359" w:hangingChars="171" w:hanging="359"/>
      </w:pPr>
      <w:r>
        <w:rPr>
          <w:rFonts w:hint="eastAsia"/>
        </w:rPr>
        <w:tab/>
      </w:r>
      <w:r>
        <w:rPr>
          <w:rFonts w:hint="eastAsia"/>
        </w:rPr>
        <w:t>执行结果</w:t>
      </w:r>
      <w:r>
        <w:rPr>
          <w:rFonts w:hint="eastAsia"/>
        </w:rPr>
        <w:t xml:space="preserve">  R0=35H</w:t>
      </w:r>
      <w:r>
        <w:rPr>
          <w:rFonts w:hint="eastAsia"/>
        </w:rPr>
        <w:t>，</w:t>
      </w:r>
      <w:r>
        <w:rPr>
          <w:rFonts w:hint="eastAsia"/>
        </w:rPr>
        <w:t>R1=78H</w:t>
      </w:r>
      <w:r>
        <w:rPr>
          <w:rFonts w:hint="eastAsia"/>
        </w:rPr>
        <w:t>，</w:t>
      </w:r>
      <w:r>
        <w:rPr>
          <w:rFonts w:hint="eastAsia"/>
        </w:rPr>
        <w:t>R2=29H</w:t>
      </w:r>
      <w:r>
        <w:rPr>
          <w:rFonts w:hint="eastAsia"/>
        </w:rPr>
        <w:t>，</w:t>
      </w:r>
      <w:r>
        <w:rPr>
          <w:rFonts w:hint="eastAsia"/>
        </w:rPr>
        <w:t>R3=07H</w:t>
      </w:r>
      <w:r>
        <w:rPr>
          <w:rFonts w:hint="eastAsia"/>
        </w:rPr>
        <w:t>。存储器</w:t>
      </w:r>
      <w:r>
        <w:rPr>
          <w:rFonts w:hint="eastAsia"/>
        </w:rPr>
        <w:t>10H</w:t>
      </w:r>
      <w:r>
        <w:rPr>
          <w:rFonts w:hint="eastAsia"/>
        </w:rPr>
        <w:t>单元的内容为</w:t>
      </w:r>
      <w:r>
        <w:rPr>
          <w:rFonts w:hint="eastAsia"/>
        </w:rPr>
        <w:t>78H</w:t>
      </w:r>
      <w:r>
        <w:rPr>
          <w:rFonts w:hint="eastAsia"/>
        </w:rPr>
        <w:t>。进位</w:t>
      </w:r>
      <w:r>
        <w:rPr>
          <w:rFonts w:hint="eastAsia"/>
        </w:rPr>
        <w:t>C</w:t>
      </w:r>
      <w:r>
        <w:rPr>
          <w:rFonts w:hint="eastAsia"/>
        </w:rPr>
        <w:t>为</w:t>
      </w:r>
      <w:r>
        <w:rPr>
          <w:rFonts w:hint="eastAsia"/>
        </w:rPr>
        <w:t>1</w:t>
      </w:r>
      <w:r>
        <w:rPr>
          <w:rFonts w:hint="eastAsia"/>
        </w:rPr>
        <w:t>。</w:t>
      </w:r>
    </w:p>
    <w:p w14:paraId="78EE290C" w14:textId="77777777" w:rsidR="001A65C1" w:rsidRDefault="00000000">
      <w:pPr>
        <w:ind w:left="359" w:hangingChars="171" w:hanging="359"/>
      </w:pPr>
      <w:r>
        <w:rPr>
          <w:rFonts w:hint="eastAsia"/>
        </w:rPr>
        <w:t>7</w:t>
      </w:r>
      <w:r>
        <w:rPr>
          <w:rFonts w:hint="eastAsia"/>
        </w:rPr>
        <w:t>．</w:t>
      </w:r>
      <w:r>
        <w:rPr>
          <w:rFonts w:hint="eastAsia"/>
        </w:rPr>
        <w:t>OUT R2</w:t>
      </w:r>
    </w:p>
    <w:p w14:paraId="63A9AA5E" w14:textId="77777777" w:rsidR="001A65C1" w:rsidRDefault="00000000">
      <w:pPr>
        <w:ind w:left="359" w:hangingChars="171" w:hanging="359"/>
      </w:pPr>
      <w:r>
        <w:rPr>
          <w:rFonts w:hint="eastAsia"/>
        </w:rPr>
        <w:tab/>
      </w:r>
      <w:r>
        <w:rPr>
          <w:rFonts w:hint="eastAsia"/>
        </w:rPr>
        <w:t>执行结果</w:t>
      </w:r>
      <w:r>
        <w:rPr>
          <w:rFonts w:hint="eastAsia"/>
        </w:rPr>
        <w:t xml:space="preserve">  R0=35H</w:t>
      </w:r>
      <w:r>
        <w:rPr>
          <w:rFonts w:hint="eastAsia"/>
        </w:rPr>
        <w:t>，</w:t>
      </w:r>
      <w:r>
        <w:rPr>
          <w:rFonts w:hint="eastAsia"/>
        </w:rPr>
        <w:t>R1=78H</w:t>
      </w:r>
      <w:r>
        <w:rPr>
          <w:rFonts w:hint="eastAsia"/>
        </w:rPr>
        <w:t>，</w:t>
      </w:r>
      <w:r>
        <w:rPr>
          <w:rFonts w:hint="eastAsia"/>
        </w:rPr>
        <w:t>R2=29H</w:t>
      </w:r>
      <w:r>
        <w:rPr>
          <w:rFonts w:hint="eastAsia"/>
        </w:rPr>
        <w:t>，</w:t>
      </w:r>
      <w:r>
        <w:rPr>
          <w:rFonts w:hint="eastAsia"/>
        </w:rPr>
        <w:t>R3=07H</w:t>
      </w:r>
      <w:r>
        <w:rPr>
          <w:rFonts w:hint="eastAsia"/>
        </w:rPr>
        <w:t>。存储器</w:t>
      </w:r>
      <w:r>
        <w:rPr>
          <w:rFonts w:hint="eastAsia"/>
        </w:rPr>
        <w:t>10H</w:t>
      </w:r>
      <w:r>
        <w:rPr>
          <w:rFonts w:hint="eastAsia"/>
        </w:rPr>
        <w:t>单元的内容为</w:t>
      </w:r>
      <w:r>
        <w:rPr>
          <w:rFonts w:hint="eastAsia"/>
        </w:rPr>
        <w:t>78H</w:t>
      </w:r>
      <w:r>
        <w:rPr>
          <w:rFonts w:hint="eastAsia"/>
        </w:rPr>
        <w:t>。可在数据总线</w:t>
      </w:r>
      <w:r>
        <w:rPr>
          <w:rFonts w:hint="eastAsia"/>
        </w:rPr>
        <w:t>DBUS</w:t>
      </w:r>
      <w:r>
        <w:rPr>
          <w:rFonts w:hint="eastAsia"/>
        </w:rPr>
        <w:t>指示灯上观察到</w:t>
      </w:r>
      <w:r>
        <w:rPr>
          <w:rFonts w:hint="eastAsia"/>
        </w:rPr>
        <w:t>29H</w:t>
      </w:r>
      <w:r>
        <w:rPr>
          <w:rFonts w:hint="eastAsia"/>
        </w:rPr>
        <w:t>。</w:t>
      </w:r>
    </w:p>
    <w:p w14:paraId="7EF9BF79" w14:textId="77777777" w:rsidR="001A65C1" w:rsidRDefault="00000000">
      <w:pPr>
        <w:ind w:left="359" w:hangingChars="171" w:hanging="359"/>
      </w:pPr>
      <w:r>
        <w:rPr>
          <w:rFonts w:hint="eastAsia"/>
        </w:rPr>
        <w:t>8</w:t>
      </w:r>
      <w:r>
        <w:rPr>
          <w:rFonts w:hint="eastAsia"/>
        </w:rPr>
        <w:t>．</w:t>
      </w:r>
      <w:r>
        <w:rPr>
          <w:rFonts w:hint="eastAsia"/>
        </w:rPr>
        <w:t>STP</w:t>
      </w:r>
    </w:p>
    <w:p w14:paraId="4E33714E" w14:textId="77777777" w:rsidR="001A65C1" w:rsidRDefault="00000000">
      <w:pPr>
        <w:ind w:left="359" w:hangingChars="171" w:hanging="359"/>
      </w:pPr>
      <w:r>
        <w:rPr>
          <w:rFonts w:hint="eastAsia"/>
        </w:rPr>
        <w:tab/>
      </w:r>
      <w:r>
        <w:rPr>
          <w:rFonts w:hint="eastAsia"/>
        </w:rPr>
        <w:t>执行结果</w:t>
      </w:r>
      <w:r>
        <w:rPr>
          <w:rFonts w:hint="eastAsia"/>
        </w:rPr>
        <w:t xml:space="preserve">  R0=35H</w:t>
      </w:r>
      <w:r>
        <w:rPr>
          <w:rFonts w:hint="eastAsia"/>
        </w:rPr>
        <w:t>，</w:t>
      </w:r>
      <w:r>
        <w:rPr>
          <w:rFonts w:hint="eastAsia"/>
        </w:rPr>
        <w:t>R1=78H</w:t>
      </w:r>
      <w:r>
        <w:rPr>
          <w:rFonts w:hint="eastAsia"/>
        </w:rPr>
        <w:t>，</w:t>
      </w:r>
      <w:r>
        <w:rPr>
          <w:rFonts w:hint="eastAsia"/>
        </w:rPr>
        <w:t>R2=29H</w:t>
      </w:r>
      <w:r>
        <w:rPr>
          <w:rFonts w:hint="eastAsia"/>
        </w:rPr>
        <w:t>，</w:t>
      </w:r>
      <w:r>
        <w:rPr>
          <w:rFonts w:hint="eastAsia"/>
        </w:rPr>
        <w:t>R3=07H</w:t>
      </w:r>
      <w:r>
        <w:rPr>
          <w:rFonts w:hint="eastAsia"/>
        </w:rPr>
        <w:t>。存储器</w:t>
      </w:r>
      <w:r>
        <w:rPr>
          <w:rFonts w:hint="eastAsia"/>
        </w:rPr>
        <w:t>10H</w:t>
      </w:r>
      <w:r>
        <w:rPr>
          <w:rFonts w:hint="eastAsia"/>
        </w:rPr>
        <w:t>单元的内容为</w:t>
      </w:r>
      <w:r>
        <w:rPr>
          <w:rFonts w:hint="eastAsia"/>
        </w:rPr>
        <w:t>78H</w:t>
      </w:r>
      <w:r>
        <w:rPr>
          <w:rFonts w:hint="eastAsia"/>
        </w:rPr>
        <w:t>。</w:t>
      </w:r>
    </w:p>
    <w:p w14:paraId="268E89FD" w14:textId="77777777" w:rsidR="001A65C1" w:rsidRDefault="00000000">
      <w:r>
        <w:rPr>
          <w:rFonts w:hint="eastAsia"/>
        </w:rPr>
        <w:tab/>
      </w:r>
      <w:r>
        <w:rPr>
          <w:rFonts w:hint="eastAsia"/>
        </w:rPr>
        <w:t>最后的执行结果可通过控制台的读寄存器操作和读存储器操作观察到，在观察最后结果之前，首先应按</w:t>
      </w:r>
      <w:r>
        <w:rPr>
          <w:rFonts w:hint="eastAsia"/>
        </w:rPr>
        <w:t>CLR#</w:t>
      </w:r>
      <w:r>
        <w:rPr>
          <w:rFonts w:hint="eastAsia"/>
        </w:rPr>
        <w:t>按钮，使实验系统处于初始状态。</w:t>
      </w:r>
    </w:p>
    <w:p w14:paraId="455081C8" w14:textId="77777777" w:rsidR="001A65C1" w:rsidRDefault="00000000">
      <w:r>
        <w:rPr>
          <w:rFonts w:ascii="宋体" w:hAnsi="宋体" w:hint="eastAsia"/>
        </w:rPr>
        <w:t>●</w:t>
      </w:r>
      <w:r>
        <w:rPr>
          <w:rFonts w:hint="eastAsia"/>
          <w:sz w:val="24"/>
        </w:rPr>
        <w:t>用连续方式执行一遍程序。</w:t>
      </w:r>
    </w:p>
    <w:p w14:paraId="3C8FAB73" w14:textId="77777777" w:rsidR="001A65C1" w:rsidRDefault="00000000">
      <w:pPr>
        <w:ind w:left="359" w:hangingChars="171" w:hanging="359"/>
      </w:pPr>
      <w:r>
        <w:rPr>
          <w:rFonts w:hint="eastAsia"/>
        </w:rPr>
        <w:t>1</w:t>
      </w:r>
      <w:r>
        <w:rPr>
          <w:rFonts w:hint="eastAsia"/>
        </w:rPr>
        <w:t>．由于上面的</w:t>
      </w:r>
      <w:proofErr w:type="gramStart"/>
      <w:r>
        <w:rPr>
          <w:rFonts w:hint="eastAsia"/>
        </w:rPr>
        <w:t>单拍执行</w:t>
      </w:r>
      <w:proofErr w:type="gramEnd"/>
      <w:r>
        <w:rPr>
          <w:rFonts w:hint="eastAsia"/>
        </w:rPr>
        <w:t>程序，已破坏了寄存器</w:t>
      </w:r>
      <w:r>
        <w:rPr>
          <w:rFonts w:hint="eastAsia"/>
        </w:rPr>
        <w:t>R1</w:t>
      </w:r>
      <w:r>
        <w:rPr>
          <w:rFonts w:hint="eastAsia"/>
        </w:rPr>
        <w:t>、</w:t>
      </w:r>
      <w:r>
        <w:rPr>
          <w:rFonts w:hint="eastAsia"/>
        </w:rPr>
        <w:t>R2</w:t>
      </w:r>
      <w:r>
        <w:rPr>
          <w:rFonts w:hint="eastAsia"/>
        </w:rPr>
        <w:t>和存储器</w:t>
      </w:r>
      <w:r>
        <w:rPr>
          <w:rFonts w:hint="eastAsia"/>
        </w:rPr>
        <w:t>10</w:t>
      </w:r>
      <w:r>
        <w:rPr>
          <w:rFonts w:hint="eastAsia"/>
        </w:rPr>
        <w:t>单元的内容（程序没有破坏），因此需要重新设置寄存器</w:t>
      </w:r>
      <w:r>
        <w:rPr>
          <w:rFonts w:hint="eastAsia"/>
        </w:rPr>
        <w:t>R1</w:t>
      </w:r>
      <w:r>
        <w:rPr>
          <w:rFonts w:hint="eastAsia"/>
        </w:rPr>
        <w:t>、</w:t>
      </w:r>
      <w:r>
        <w:rPr>
          <w:rFonts w:hint="eastAsia"/>
        </w:rPr>
        <w:t>R2</w:t>
      </w:r>
      <w:r>
        <w:rPr>
          <w:rFonts w:hint="eastAsia"/>
        </w:rPr>
        <w:t>和存储器</w:t>
      </w:r>
      <w:r>
        <w:rPr>
          <w:rFonts w:hint="eastAsia"/>
        </w:rPr>
        <w:t>10</w:t>
      </w:r>
      <w:r>
        <w:rPr>
          <w:rFonts w:hint="eastAsia"/>
        </w:rPr>
        <w:t>单元的值。初值：</w:t>
      </w:r>
      <w:r>
        <w:rPr>
          <w:rFonts w:hint="eastAsia"/>
        </w:rPr>
        <w:t>R0=35H</w:t>
      </w:r>
      <w:r>
        <w:rPr>
          <w:rFonts w:hint="eastAsia"/>
        </w:rPr>
        <w:t>，</w:t>
      </w:r>
      <w:r>
        <w:rPr>
          <w:rFonts w:hint="eastAsia"/>
        </w:rPr>
        <w:t>R1=43H</w:t>
      </w:r>
      <w:r>
        <w:rPr>
          <w:rFonts w:hint="eastAsia"/>
        </w:rPr>
        <w:t>，</w:t>
      </w:r>
      <w:r>
        <w:rPr>
          <w:rFonts w:hint="eastAsia"/>
        </w:rPr>
        <w:t>R2=10H</w:t>
      </w:r>
      <w:r>
        <w:rPr>
          <w:rFonts w:hint="eastAsia"/>
        </w:rPr>
        <w:t>，</w:t>
      </w:r>
      <w:r>
        <w:rPr>
          <w:rFonts w:hint="eastAsia"/>
        </w:rPr>
        <w:t>R3=07H</w:t>
      </w:r>
      <w:r>
        <w:rPr>
          <w:rFonts w:hint="eastAsia"/>
        </w:rPr>
        <w:t>。存储器</w:t>
      </w:r>
      <w:r>
        <w:rPr>
          <w:rFonts w:hint="eastAsia"/>
        </w:rPr>
        <w:t>10H</w:t>
      </w:r>
      <w:r>
        <w:rPr>
          <w:rFonts w:hint="eastAsia"/>
        </w:rPr>
        <w:t>单元的内容为</w:t>
      </w:r>
      <w:r>
        <w:rPr>
          <w:rFonts w:hint="eastAsia"/>
        </w:rPr>
        <w:t>55H</w:t>
      </w:r>
      <w:r>
        <w:rPr>
          <w:rFonts w:hint="eastAsia"/>
        </w:rPr>
        <w:t>。</w:t>
      </w:r>
    </w:p>
    <w:p w14:paraId="6EB133CA" w14:textId="77777777" w:rsidR="001A65C1" w:rsidRDefault="00000000">
      <w:pPr>
        <w:ind w:left="359" w:hangingChars="171" w:hanging="359"/>
      </w:pPr>
      <w:r>
        <w:rPr>
          <w:rFonts w:hint="eastAsia"/>
        </w:rPr>
        <w:t>2</w:t>
      </w:r>
      <w:r>
        <w:rPr>
          <w:rFonts w:hint="eastAsia"/>
        </w:rPr>
        <w:t>．置</w:t>
      </w:r>
      <w:r>
        <w:rPr>
          <w:rFonts w:hint="eastAsia"/>
        </w:rPr>
        <w:t>SWC=0,SWB=0,SWA=0,DP=0,DB=0,</w:t>
      </w:r>
      <w:r>
        <w:rPr>
          <w:rFonts w:hint="eastAsia"/>
        </w:rPr>
        <w:t>使实验系统处于连续运行状态。置</w:t>
      </w:r>
      <w:r>
        <w:rPr>
          <w:rFonts w:hint="eastAsia"/>
        </w:rPr>
        <w:t>SW7</w:t>
      </w:r>
      <w:r>
        <w:rPr>
          <w:rFonts w:hint="eastAsia"/>
        </w:rPr>
        <w:t>—</w:t>
      </w:r>
      <w:r>
        <w:rPr>
          <w:rFonts w:hint="eastAsia"/>
        </w:rPr>
        <w:t>SW0=00H</w:t>
      </w:r>
      <w:r>
        <w:rPr>
          <w:rFonts w:hint="eastAsia"/>
        </w:rPr>
        <w:t>，使程序从地址</w:t>
      </w:r>
      <w:r>
        <w:rPr>
          <w:rFonts w:hint="eastAsia"/>
        </w:rPr>
        <w:t>00H</w:t>
      </w:r>
      <w:r>
        <w:rPr>
          <w:rFonts w:hint="eastAsia"/>
        </w:rPr>
        <w:t>开始执行。按</w:t>
      </w:r>
      <w:r>
        <w:rPr>
          <w:rFonts w:hint="eastAsia"/>
        </w:rPr>
        <w:t>CLR#</w:t>
      </w:r>
      <w:r>
        <w:rPr>
          <w:rFonts w:hint="eastAsia"/>
        </w:rPr>
        <w:t>按钮，使实验系统处于初始状态，然后按一次</w:t>
      </w:r>
      <w:r>
        <w:rPr>
          <w:rFonts w:hint="eastAsia"/>
        </w:rPr>
        <w:t>QD</w:t>
      </w:r>
      <w:r>
        <w:rPr>
          <w:rFonts w:hint="eastAsia"/>
        </w:rPr>
        <w:t>按钮，则程序自动连续运行到地址为</w:t>
      </w:r>
      <w:r>
        <w:rPr>
          <w:rFonts w:hint="eastAsia"/>
        </w:rPr>
        <w:t>07H</w:t>
      </w:r>
      <w:r>
        <w:rPr>
          <w:rFonts w:hint="eastAsia"/>
        </w:rPr>
        <w:t>的</w:t>
      </w:r>
      <w:r>
        <w:rPr>
          <w:rFonts w:hint="eastAsia"/>
        </w:rPr>
        <w:t>STP</w:t>
      </w:r>
      <w:r>
        <w:rPr>
          <w:rFonts w:hint="eastAsia"/>
        </w:rPr>
        <w:t>指令。</w:t>
      </w:r>
    </w:p>
    <w:p w14:paraId="1F1CC47F" w14:textId="77777777" w:rsidR="001A65C1" w:rsidRDefault="00000000">
      <w:pPr>
        <w:ind w:left="359" w:hangingChars="171" w:hanging="359"/>
      </w:pPr>
      <w:r>
        <w:rPr>
          <w:rFonts w:hint="eastAsia"/>
        </w:rPr>
        <w:lastRenderedPageBreak/>
        <w:tab/>
      </w:r>
      <w:r>
        <w:rPr>
          <w:rFonts w:hint="eastAsia"/>
        </w:rPr>
        <w:t>执行结果</w:t>
      </w:r>
      <w:r>
        <w:rPr>
          <w:rFonts w:hint="eastAsia"/>
        </w:rPr>
        <w:t xml:space="preserve">  R0=35H</w:t>
      </w:r>
      <w:r>
        <w:rPr>
          <w:rFonts w:hint="eastAsia"/>
        </w:rPr>
        <w:t>，</w:t>
      </w:r>
      <w:r>
        <w:rPr>
          <w:rFonts w:hint="eastAsia"/>
        </w:rPr>
        <w:t>R1=78H</w:t>
      </w:r>
      <w:r>
        <w:rPr>
          <w:rFonts w:hint="eastAsia"/>
        </w:rPr>
        <w:t>，</w:t>
      </w:r>
      <w:r>
        <w:rPr>
          <w:rFonts w:hint="eastAsia"/>
        </w:rPr>
        <w:t>R2=29H</w:t>
      </w:r>
      <w:r>
        <w:rPr>
          <w:rFonts w:hint="eastAsia"/>
        </w:rPr>
        <w:t>，</w:t>
      </w:r>
      <w:r>
        <w:rPr>
          <w:rFonts w:hint="eastAsia"/>
        </w:rPr>
        <w:t>R3=07H</w:t>
      </w:r>
      <w:r>
        <w:rPr>
          <w:rFonts w:hint="eastAsia"/>
        </w:rPr>
        <w:t>。存储器</w:t>
      </w:r>
      <w:r>
        <w:rPr>
          <w:rFonts w:hint="eastAsia"/>
        </w:rPr>
        <w:t>10H</w:t>
      </w:r>
      <w:r>
        <w:rPr>
          <w:rFonts w:hint="eastAsia"/>
        </w:rPr>
        <w:t>单元的内容为</w:t>
      </w:r>
      <w:r>
        <w:rPr>
          <w:rFonts w:hint="eastAsia"/>
        </w:rPr>
        <w:t>78H</w:t>
      </w:r>
      <w:r>
        <w:rPr>
          <w:rFonts w:hint="eastAsia"/>
        </w:rPr>
        <w:t>。</w:t>
      </w:r>
    </w:p>
    <w:p w14:paraId="2DAAF635" w14:textId="77777777" w:rsidR="001A65C1" w:rsidRDefault="00000000">
      <w:pPr>
        <w:tabs>
          <w:tab w:val="left" w:pos="360"/>
        </w:tabs>
      </w:pPr>
      <w:r>
        <w:rPr>
          <w:rFonts w:hint="eastAsia"/>
        </w:rPr>
        <w:tab/>
      </w:r>
      <w:r>
        <w:rPr>
          <w:rFonts w:hint="eastAsia"/>
        </w:rPr>
        <w:t>最后的执行结果可通过控制台的读寄存器操作和读存储器操作观察到，在观察最后结果之前，首先应按</w:t>
      </w:r>
      <w:r>
        <w:rPr>
          <w:rFonts w:hint="eastAsia"/>
        </w:rPr>
        <w:t>CLR#</w:t>
      </w:r>
      <w:r>
        <w:rPr>
          <w:rFonts w:hint="eastAsia"/>
        </w:rPr>
        <w:t>按钮，使实验系统处于初始状态。</w:t>
      </w:r>
    </w:p>
    <w:p w14:paraId="12B42054" w14:textId="77777777" w:rsidR="001A65C1" w:rsidRDefault="00000000">
      <w:pPr>
        <w:rPr>
          <w:rFonts w:ascii="黑体" w:eastAsia="黑体"/>
          <w:sz w:val="24"/>
        </w:rPr>
      </w:pPr>
      <w:r>
        <w:rPr>
          <w:rFonts w:ascii="黑体" w:eastAsia="黑体" w:hint="eastAsia"/>
          <w:sz w:val="24"/>
        </w:rPr>
        <w:t>3.2存程序代码，设置通用寄存器R0、R1、R2和R3的第二组值及存储器相关单元的数据。</w:t>
      </w:r>
    </w:p>
    <w:p w14:paraId="2348FE86" w14:textId="77777777" w:rsidR="001A65C1" w:rsidRDefault="00000000">
      <w:pPr>
        <w:ind w:firstLine="420"/>
      </w:pPr>
      <w:r>
        <w:rPr>
          <w:rFonts w:hint="eastAsia"/>
        </w:rPr>
        <w:t>本组的寄存器数据是</w:t>
      </w:r>
      <w:r>
        <w:rPr>
          <w:rFonts w:hint="eastAsia"/>
        </w:rPr>
        <w:t>R0=86H</w:t>
      </w:r>
      <w:r>
        <w:rPr>
          <w:rFonts w:hint="eastAsia"/>
        </w:rPr>
        <w:t>，</w:t>
      </w:r>
      <w:r>
        <w:rPr>
          <w:rFonts w:hint="eastAsia"/>
        </w:rPr>
        <w:t>R1=88H</w:t>
      </w:r>
      <w:r>
        <w:rPr>
          <w:rFonts w:hint="eastAsia"/>
        </w:rPr>
        <w:t>，</w:t>
      </w:r>
      <w:r>
        <w:rPr>
          <w:rFonts w:hint="eastAsia"/>
        </w:rPr>
        <w:t>R2=10H</w:t>
      </w:r>
      <w:r>
        <w:rPr>
          <w:rFonts w:hint="eastAsia"/>
        </w:rPr>
        <w:t>，</w:t>
      </w:r>
      <w:r>
        <w:rPr>
          <w:rFonts w:hint="eastAsia"/>
        </w:rPr>
        <w:t>R3=07H</w:t>
      </w:r>
      <w:r>
        <w:rPr>
          <w:rFonts w:hint="eastAsia"/>
        </w:rPr>
        <w:t>。存储器</w:t>
      </w:r>
      <w:r>
        <w:rPr>
          <w:rFonts w:hint="eastAsia"/>
        </w:rPr>
        <w:t>10H</w:t>
      </w:r>
      <w:r>
        <w:rPr>
          <w:rFonts w:hint="eastAsia"/>
        </w:rPr>
        <w:t>单元的内容为</w:t>
      </w:r>
      <w:r>
        <w:rPr>
          <w:rFonts w:hint="eastAsia"/>
        </w:rPr>
        <w:t>55H</w:t>
      </w:r>
      <w:r>
        <w:rPr>
          <w:rFonts w:hint="eastAsia"/>
        </w:rPr>
        <w:t>。选择这组数据的目的是执行</w:t>
      </w:r>
      <w:r>
        <w:rPr>
          <w:rFonts w:hint="eastAsia"/>
        </w:rPr>
        <w:t>ADD R1,R0</w:t>
      </w:r>
      <w:r>
        <w:rPr>
          <w:rFonts w:hint="eastAsia"/>
        </w:rPr>
        <w:t>指令时产生进位</w:t>
      </w:r>
      <w:r>
        <w:rPr>
          <w:rFonts w:hint="eastAsia"/>
        </w:rPr>
        <w:t>C</w:t>
      </w:r>
      <w:r>
        <w:rPr>
          <w:rFonts w:hint="eastAsia"/>
        </w:rPr>
        <w:t>，从而在执行</w:t>
      </w:r>
      <w:r>
        <w:rPr>
          <w:rFonts w:hint="eastAsia"/>
        </w:rPr>
        <w:t>JC R3</w:t>
      </w:r>
      <w:r>
        <w:rPr>
          <w:rFonts w:hint="eastAsia"/>
        </w:rPr>
        <w:t>指令时产生跳转，而不是顺序执行。</w:t>
      </w:r>
    </w:p>
    <w:p w14:paraId="42592383" w14:textId="77777777" w:rsidR="001A65C1" w:rsidRDefault="00000000">
      <w:pPr>
        <w:numPr>
          <w:ilvl w:val="1"/>
          <w:numId w:val="3"/>
        </w:numPr>
        <w:tabs>
          <w:tab w:val="clear" w:pos="1215"/>
          <w:tab w:val="left" w:pos="360"/>
        </w:tabs>
        <w:ind w:left="540" w:hanging="540"/>
        <w:rPr>
          <w:sz w:val="24"/>
        </w:rPr>
      </w:pPr>
      <w:r>
        <w:rPr>
          <w:rFonts w:hint="eastAsia"/>
          <w:sz w:val="24"/>
        </w:rPr>
        <w:t>设置通用寄存器</w:t>
      </w:r>
      <w:r>
        <w:rPr>
          <w:rFonts w:hint="eastAsia"/>
          <w:sz w:val="24"/>
        </w:rPr>
        <w:t>R0</w:t>
      </w:r>
      <w:r>
        <w:rPr>
          <w:rFonts w:hint="eastAsia"/>
          <w:sz w:val="24"/>
        </w:rPr>
        <w:t>、</w:t>
      </w:r>
      <w:r>
        <w:rPr>
          <w:rFonts w:hint="eastAsia"/>
          <w:sz w:val="24"/>
        </w:rPr>
        <w:t>R1</w:t>
      </w:r>
      <w:r>
        <w:rPr>
          <w:rFonts w:hint="eastAsia"/>
          <w:sz w:val="24"/>
        </w:rPr>
        <w:t>、</w:t>
      </w:r>
      <w:r>
        <w:rPr>
          <w:rFonts w:hint="eastAsia"/>
          <w:sz w:val="24"/>
        </w:rPr>
        <w:t>R2</w:t>
      </w:r>
      <w:r>
        <w:rPr>
          <w:rFonts w:hint="eastAsia"/>
          <w:sz w:val="24"/>
        </w:rPr>
        <w:t>和</w:t>
      </w:r>
      <w:r>
        <w:rPr>
          <w:rFonts w:hint="eastAsia"/>
          <w:sz w:val="24"/>
        </w:rPr>
        <w:t>R3</w:t>
      </w:r>
      <w:r>
        <w:rPr>
          <w:rFonts w:hint="eastAsia"/>
          <w:sz w:val="24"/>
        </w:rPr>
        <w:t>的值</w:t>
      </w:r>
    </w:p>
    <w:p w14:paraId="70B42158" w14:textId="77777777" w:rsidR="001A65C1" w:rsidRDefault="00000000">
      <w:pPr>
        <w:tabs>
          <w:tab w:val="left" w:pos="270"/>
        </w:tabs>
      </w:pPr>
      <w:r>
        <w:rPr>
          <w:rFonts w:hint="eastAsia"/>
        </w:rPr>
        <w:tab/>
      </w:r>
      <w:r>
        <w:rPr>
          <w:rFonts w:hint="eastAsia"/>
        </w:rPr>
        <w:t>在本操作中，我们打算使</w:t>
      </w:r>
      <w:r>
        <w:rPr>
          <w:rFonts w:hint="eastAsia"/>
        </w:rPr>
        <w:t>R0=86H</w:t>
      </w:r>
      <w:r>
        <w:rPr>
          <w:rFonts w:hint="eastAsia"/>
        </w:rPr>
        <w:t>，</w:t>
      </w:r>
      <w:r>
        <w:rPr>
          <w:rFonts w:hint="eastAsia"/>
        </w:rPr>
        <w:t>R1=88H</w:t>
      </w:r>
      <w:r>
        <w:rPr>
          <w:rFonts w:hint="eastAsia"/>
        </w:rPr>
        <w:t>，</w:t>
      </w:r>
      <w:r>
        <w:rPr>
          <w:rFonts w:hint="eastAsia"/>
        </w:rPr>
        <w:t>R2=10H</w:t>
      </w:r>
      <w:r>
        <w:rPr>
          <w:rFonts w:hint="eastAsia"/>
        </w:rPr>
        <w:t>，</w:t>
      </w:r>
      <w:r>
        <w:rPr>
          <w:rFonts w:hint="eastAsia"/>
        </w:rPr>
        <w:t>R3=07H</w:t>
      </w:r>
    </w:p>
    <w:p w14:paraId="4970151E" w14:textId="77777777" w:rsidR="001A65C1" w:rsidRDefault="00000000">
      <w:pPr>
        <w:ind w:left="359" w:hangingChars="171" w:hanging="359"/>
        <w:jc w:val="left"/>
      </w:pPr>
      <w:r>
        <w:rPr>
          <w:rFonts w:hint="eastAsia"/>
        </w:rPr>
        <w:t>1</w:t>
      </w:r>
      <w:r>
        <w:rPr>
          <w:rFonts w:hint="eastAsia"/>
        </w:rPr>
        <w:t>．令</w:t>
      </w:r>
      <w:r>
        <w:rPr>
          <w:rFonts w:hint="eastAsia"/>
        </w:rPr>
        <w:t>DP=0</w:t>
      </w:r>
      <w:r>
        <w:rPr>
          <w:rFonts w:hint="eastAsia"/>
        </w:rPr>
        <w:t>，</w:t>
      </w:r>
      <w:r>
        <w:rPr>
          <w:rFonts w:hint="eastAsia"/>
        </w:rPr>
        <w:t>DB=0</w:t>
      </w:r>
      <w:r>
        <w:rPr>
          <w:rFonts w:hint="eastAsia"/>
        </w:rPr>
        <w:t>，使系统处于连续运行状态。令</w:t>
      </w:r>
      <w:r>
        <w:rPr>
          <w:rFonts w:hint="eastAsia"/>
        </w:rPr>
        <w:t>SWC=0</w:t>
      </w:r>
      <w:r>
        <w:rPr>
          <w:rFonts w:hint="eastAsia"/>
        </w:rPr>
        <w:t>，</w:t>
      </w:r>
      <w:r>
        <w:rPr>
          <w:rFonts w:hint="eastAsia"/>
        </w:rPr>
        <w:t>SWB=1</w:t>
      </w:r>
      <w:r>
        <w:rPr>
          <w:rFonts w:hint="eastAsia"/>
        </w:rPr>
        <w:t>，</w:t>
      </w:r>
      <w:r>
        <w:rPr>
          <w:rFonts w:hint="eastAsia"/>
        </w:rPr>
        <w:t>SWA=1</w:t>
      </w:r>
      <w:r>
        <w:rPr>
          <w:rFonts w:hint="eastAsia"/>
        </w:rPr>
        <w:t>，使系统处于写寄存器状态</w:t>
      </w:r>
      <w:r>
        <w:rPr>
          <w:rFonts w:hint="eastAsia"/>
        </w:rPr>
        <w:t>WRF</w:t>
      </w:r>
      <w:r>
        <w:rPr>
          <w:rFonts w:hint="eastAsia"/>
        </w:rPr>
        <w:t>。按</w:t>
      </w:r>
      <w:r>
        <w:rPr>
          <w:rFonts w:hint="eastAsia"/>
        </w:rPr>
        <w:t>CLR#</w:t>
      </w:r>
      <w:r>
        <w:rPr>
          <w:rFonts w:hint="eastAsia"/>
        </w:rPr>
        <w:t>按钮，使实验系统处于初始状态。</w:t>
      </w:r>
    </w:p>
    <w:p w14:paraId="6BE70C51" w14:textId="77777777" w:rsidR="001A65C1" w:rsidRDefault="00000000">
      <w:pPr>
        <w:pStyle w:val="a3"/>
        <w:ind w:leftChars="1" w:left="359" w:hangingChars="170" w:hanging="357"/>
      </w:pPr>
      <w:r>
        <w:rPr>
          <w:rFonts w:hint="eastAsia"/>
        </w:rPr>
        <w:t>2．在SW7—SW0上设置一个存储器地址，该存储器地址</w:t>
      </w:r>
      <w:proofErr w:type="gramStart"/>
      <w:r>
        <w:rPr>
          <w:rFonts w:hint="eastAsia"/>
        </w:rPr>
        <w:t>供设置</w:t>
      </w:r>
      <w:proofErr w:type="gramEnd"/>
      <w:r>
        <w:rPr>
          <w:rFonts w:hint="eastAsia"/>
        </w:rPr>
        <w:t>通用寄存器使用。该存储器地址最好是不常用的一个地址，以免设置通用寄存器操作破坏重要的存储器单元的内容。例如可将该地址设置为0FFH。按一次QD按钮，将0FFH写入</w:t>
      </w:r>
      <w:proofErr w:type="gramStart"/>
      <w:r>
        <w:rPr>
          <w:rFonts w:hint="eastAsia"/>
        </w:rPr>
        <w:t>左端口</w:t>
      </w:r>
      <w:proofErr w:type="gramEnd"/>
      <w:r>
        <w:rPr>
          <w:rFonts w:hint="eastAsia"/>
        </w:rPr>
        <w:t>地址寄存器AR。</w:t>
      </w:r>
    </w:p>
    <w:p w14:paraId="19D07943" w14:textId="77777777" w:rsidR="001A65C1" w:rsidRDefault="00000000">
      <w:pPr>
        <w:ind w:left="359" w:hangingChars="171" w:hanging="359"/>
      </w:pPr>
      <w:r>
        <w:rPr>
          <w:rFonts w:hint="eastAsia"/>
        </w:rPr>
        <w:t>3</w:t>
      </w:r>
      <w:r>
        <w:rPr>
          <w:rFonts w:hint="eastAsia"/>
        </w:rPr>
        <w:t>．在</w:t>
      </w:r>
      <w:r>
        <w:rPr>
          <w:rFonts w:hint="eastAsia"/>
        </w:rPr>
        <w:t>SW7</w:t>
      </w:r>
      <w:r>
        <w:rPr>
          <w:rFonts w:hint="eastAsia"/>
        </w:rPr>
        <w:t>—</w:t>
      </w:r>
      <w:r>
        <w:rPr>
          <w:rFonts w:hint="eastAsia"/>
        </w:rPr>
        <w:t>SW0</w:t>
      </w:r>
      <w:r>
        <w:rPr>
          <w:rFonts w:hint="eastAsia"/>
        </w:rPr>
        <w:t>上设置</w:t>
      </w:r>
      <w:r>
        <w:rPr>
          <w:rFonts w:hint="eastAsia"/>
        </w:rPr>
        <w:t>00H</w:t>
      </w:r>
      <w:r>
        <w:rPr>
          <w:rFonts w:hint="eastAsia"/>
        </w:rPr>
        <w:t>，作为通用寄存器</w:t>
      </w:r>
      <w:r>
        <w:rPr>
          <w:rFonts w:hint="eastAsia"/>
        </w:rPr>
        <w:t>R0</w:t>
      </w:r>
      <w:r>
        <w:rPr>
          <w:rFonts w:hint="eastAsia"/>
        </w:rPr>
        <w:t>的寄存器号。按一次</w:t>
      </w:r>
      <w:r>
        <w:rPr>
          <w:rFonts w:hint="eastAsia"/>
        </w:rPr>
        <w:t>QD</w:t>
      </w:r>
      <w:r>
        <w:rPr>
          <w:rFonts w:hint="eastAsia"/>
        </w:rPr>
        <w:t>按钮，将</w:t>
      </w:r>
      <w:r>
        <w:rPr>
          <w:rFonts w:hint="eastAsia"/>
        </w:rPr>
        <w:t>00H</w:t>
      </w:r>
      <w:r>
        <w:rPr>
          <w:rFonts w:hint="eastAsia"/>
        </w:rPr>
        <w:t>写入指令寄存器</w:t>
      </w:r>
      <w:r>
        <w:rPr>
          <w:rFonts w:hint="eastAsia"/>
        </w:rPr>
        <w:t>IR</w:t>
      </w:r>
      <w:r>
        <w:rPr>
          <w:rFonts w:hint="eastAsia"/>
        </w:rPr>
        <w:t>。</w:t>
      </w:r>
    </w:p>
    <w:p w14:paraId="6DC8C04D" w14:textId="77777777" w:rsidR="001A65C1" w:rsidRDefault="00000000">
      <w:r>
        <w:rPr>
          <w:rFonts w:hint="eastAsia"/>
        </w:rPr>
        <w:t>4</w:t>
      </w:r>
      <w:r>
        <w:rPr>
          <w:rFonts w:hint="eastAsia"/>
        </w:rPr>
        <w:t>．在</w:t>
      </w:r>
      <w:r>
        <w:rPr>
          <w:rFonts w:hint="eastAsia"/>
        </w:rPr>
        <w:t>SW7</w:t>
      </w:r>
      <w:r>
        <w:rPr>
          <w:rFonts w:hint="eastAsia"/>
        </w:rPr>
        <w:t>—</w:t>
      </w:r>
      <w:r>
        <w:rPr>
          <w:rFonts w:hint="eastAsia"/>
        </w:rPr>
        <w:t>SW0</w:t>
      </w:r>
      <w:r>
        <w:rPr>
          <w:rFonts w:hint="eastAsia"/>
        </w:rPr>
        <w:t>设置</w:t>
      </w:r>
      <w:r>
        <w:rPr>
          <w:rFonts w:hint="eastAsia"/>
        </w:rPr>
        <w:t>86H</w:t>
      </w:r>
      <w:r>
        <w:rPr>
          <w:rFonts w:hint="eastAsia"/>
        </w:rPr>
        <w:t>，按一次</w:t>
      </w:r>
      <w:r>
        <w:rPr>
          <w:rFonts w:hint="eastAsia"/>
        </w:rPr>
        <w:t>QD</w:t>
      </w:r>
      <w:r>
        <w:rPr>
          <w:rFonts w:hint="eastAsia"/>
        </w:rPr>
        <w:t>按钮，将</w:t>
      </w:r>
      <w:r>
        <w:rPr>
          <w:rFonts w:hint="eastAsia"/>
        </w:rPr>
        <w:t>86H</w:t>
      </w:r>
      <w:r>
        <w:rPr>
          <w:rFonts w:hint="eastAsia"/>
        </w:rPr>
        <w:t>写入</w:t>
      </w:r>
      <w:r>
        <w:rPr>
          <w:rFonts w:hint="eastAsia"/>
        </w:rPr>
        <w:t>IR</w:t>
      </w:r>
      <w:r>
        <w:rPr>
          <w:rFonts w:hint="eastAsia"/>
        </w:rPr>
        <w:t>指定的</w:t>
      </w:r>
      <w:r>
        <w:rPr>
          <w:rFonts w:hint="eastAsia"/>
        </w:rPr>
        <w:t>R0</w:t>
      </w:r>
      <w:r>
        <w:rPr>
          <w:rFonts w:hint="eastAsia"/>
        </w:rPr>
        <w:t>寄存器。</w:t>
      </w:r>
    </w:p>
    <w:p w14:paraId="49863652" w14:textId="77777777" w:rsidR="001A65C1" w:rsidRDefault="00000000">
      <w:pPr>
        <w:ind w:left="359" w:hangingChars="171" w:hanging="359"/>
      </w:pPr>
      <w:r>
        <w:rPr>
          <w:rFonts w:hint="eastAsia"/>
        </w:rPr>
        <w:t>5</w:t>
      </w:r>
      <w:r>
        <w:rPr>
          <w:rFonts w:hint="eastAsia"/>
        </w:rPr>
        <w:t>．在</w:t>
      </w:r>
      <w:r>
        <w:rPr>
          <w:rFonts w:hint="eastAsia"/>
        </w:rPr>
        <w:t>SW7</w:t>
      </w:r>
      <w:r>
        <w:rPr>
          <w:rFonts w:hint="eastAsia"/>
        </w:rPr>
        <w:t>—</w:t>
      </w:r>
      <w:r>
        <w:rPr>
          <w:rFonts w:hint="eastAsia"/>
        </w:rPr>
        <w:t>SW0</w:t>
      </w:r>
      <w:r>
        <w:rPr>
          <w:rFonts w:hint="eastAsia"/>
        </w:rPr>
        <w:t>上设置</w:t>
      </w:r>
      <w:r>
        <w:rPr>
          <w:rFonts w:hint="eastAsia"/>
        </w:rPr>
        <w:t>01H</w:t>
      </w:r>
      <w:r>
        <w:rPr>
          <w:rFonts w:hint="eastAsia"/>
        </w:rPr>
        <w:t>，作为通用寄存器</w:t>
      </w:r>
      <w:r>
        <w:rPr>
          <w:rFonts w:hint="eastAsia"/>
        </w:rPr>
        <w:t>R1</w:t>
      </w:r>
      <w:r>
        <w:rPr>
          <w:rFonts w:hint="eastAsia"/>
        </w:rPr>
        <w:t>的寄存器号。按一次</w:t>
      </w:r>
      <w:r>
        <w:rPr>
          <w:rFonts w:hint="eastAsia"/>
        </w:rPr>
        <w:t>QD</w:t>
      </w:r>
      <w:r>
        <w:rPr>
          <w:rFonts w:hint="eastAsia"/>
        </w:rPr>
        <w:t>按钮，将</w:t>
      </w:r>
      <w:r>
        <w:rPr>
          <w:rFonts w:hint="eastAsia"/>
        </w:rPr>
        <w:t>01H</w:t>
      </w:r>
      <w:r>
        <w:rPr>
          <w:rFonts w:hint="eastAsia"/>
        </w:rPr>
        <w:t>写入指令寄存器</w:t>
      </w:r>
      <w:r>
        <w:rPr>
          <w:rFonts w:hint="eastAsia"/>
        </w:rPr>
        <w:t>IR</w:t>
      </w:r>
      <w:r>
        <w:rPr>
          <w:rFonts w:hint="eastAsia"/>
        </w:rPr>
        <w:t>。</w:t>
      </w:r>
    </w:p>
    <w:p w14:paraId="3CDEB471" w14:textId="77777777" w:rsidR="001A65C1" w:rsidRDefault="00000000">
      <w:r>
        <w:rPr>
          <w:rFonts w:hint="eastAsia"/>
        </w:rPr>
        <w:t>6</w:t>
      </w:r>
      <w:r>
        <w:rPr>
          <w:rFonts w:hint="eastAsia"/>
        </w:rPr>
        <w:t>．在</w:t>
      </w:r>
      <w:r>
        <w:rPr>
          <w:rFonts w:hint="eastAsia"/>
        </w:rPr>
        <w:t>SW7</w:t>
      </w:r>
      <w:r>
        <w:rPr>
          <w:rFonts w:hint="eastAsia"/>
        </w:rPr>
        <w:t>—</w:t>
      </w:r>
      <w:r>
        <w:rPr>
          <w:rFonts w:hint="eastAsia"/>
        </w:rPr>
        <w:t>SW0</w:t>
      </w:r>
      <w:r>
        <w:rPr>
          <w:rFonts w:hint="eastAsia"/>
        </w:rPr>
        <w:t>设置</w:t>
      </w:r>
      <w:r>
        <w:rPr>
          <w:rFonts w:hint="eastAsia"/>
        </w:rPr>
        <w:t>88H</w:t>
      </w:r>
      <w:r>
        <w:rPr>
          <w:rFonts w:hint="eastAsia"/>
        </w:rPr>
        <w:t>，按一次</w:t>
      </w:r>
      <w:r>
        <w:rPr>
          <w:rFonts w:hint="eastAsia"/>
        </w:rPr>
        <w:t>QD</w:t>
      </w:r>
      <w:r>
        <w:rPr>
          <w:rFonts w:hint="eastAsia"/>
        </w:rPr>
        <w:t>按钮，将</w:t>
      </w:r>
      <w:r>
        <w:rPr>
          <w:rFonts w:hint="eastAsia"/>
        </w:rPr>
        <w:t>88H</w:t>
      </w:r>
      <w:r>
        <w:rPr>
          <w:rFonts w:hint="eastAsia"/>
        </w:rPr>
        <w:t>写入</w:t>
      </w:r>
      <w:r>
        <w:rPr>
          <w:rFonts w:hint="eastAsia"/>
        </w:rPr>
        <w:t>IR</w:t>
      </w:r>
      <w:r>
        <w:rPr>
          <w:rFonts w:hint="eastAsia"/>
        </w:rPr>
        <w:t>指定的</w:t>
      </w:r>
      <w:r>
        <w:rPr>
          <w:rFonts w:hint="eastAsia"/>
        </w:rPr>
        <w:t>R1</w:t>
      </w:r>
      <w:r>
        <w:rPr>
          <w:rFonts w:hint="eastAsia"/>
        </w:rPr>
        <w:t>寄存器。</w:t>
      </w:r>
    </w:p>
    <w:p w14:paraId="46BD25EC" w14:textId="77777777" w:rsidR="001A65C1" w:rsidRDefault="00000000">
      <w:pPr>
        <w:ind w:left="359" w:hangingChars="171" w:hanging="359"/>
      </w:pPr>
      <w:r>
        <w:rPr>
          <w:rFonts w:hint="eastAsia"/>
        </w:rPr>
        <w:t>7</w:t>
      </w:r>
      <w:r>
        <w:rPr>
          <w:rFonts w:hint="eastAsia"/>
        </w:rPr>
        <w:t>．在</w:t>
      </w:r>
      <w:r>
        <w:rPr>
          <w:rFonts w:hint="eastAsia"/>
        </w:rPr>
        <w:t>SW7</w:t>
      </w:r>
      <w:r>
        <w:rPr>
          <w:rFonts w:hint="eastAsia"/>
        </w:rPr>
        <w:t>—</w:t>
      </w:r>
      <w:r>
        <w:rPr>
          <w:rFonts w:hint="eastAsia"/>
        </w:rPr>
        <w:t>SW0</w:t>
      </w:r>
      <w:r>
        <w:rPr>
          <w:rFonts w:hint="eastAsia"/>
        </w:rPr>
        <w:t>上设置</w:t>
      </w:r>
      <w:r>
        <w:rPr>
          <w:rFonts w:hint="eastAsia"/>
        </w:rPr>
        <w:t>02H</w:t>
      </w:r>
      <w:r>
        <w:rPr>
          <w:rFonts w:hint="eastAsia"/>
        </w:rPr>
        <w:t>，作为通用寄存器</w:t>
      </w:r>
      <w:r>
        <w:rPr>
          <w:rFonts w:hint="eastAsia"/>
        </w:rPr>
        <w:t>R2</w:t>
      </w:r>
      <w:r>
        <w:rPr>
          <w:rFonts w:hint="eastAsia"/>
        </w:rPr>
        <w:t>的寄存器号。按一次</w:t>
      </w:r>
      <w:r>
        <w:rPr>
          <w:rFonts w:hint="eastAsia"/>
        </w:rPr>
        <w:t>QD</w:t>
      </w:r>
      <w:r>
        <w:rPr>
          <w:rFonts w:hint="eastAsia"/>
        </w:rPr>
        <w:t>按钮，将</w:t>
      </w:r>
      <w:r>
        <w:rPr>
          <w:rFonts w:hint="eastAsia"/>
        </w:rPr>
        <w:t>02H</w:t>
      </w:r>
      <w:r>
        <w:rPr>
          <w:rFonts w:hint="eastAsia"/>
        </w:rPr>
        <w:t>写入指令寄存器</w:t>
      </w:r>
      <w:r>
        <w:rPr>
          <w:rFonts w:hint="eastAsia"/>
        </w:rPr>
        <w:t>IR</w:t>
      </w:r>
      <w:r>
        <w:rPr>
          <w:rFonts w:hint="eastAsia"/>
        </w:rPr>
        <w:t>。</w:t>
      </w:r>
    </w:p>
    <w:p w14:paraId="6164A487" w14:textId="77777777" w:rsidR="001A65C1" w:rsidRDefault="00000000">
      <w:r>
        <w:rPr>
          <w:rFonts w:hint="eastAsia"/>
        </w:rPr>
        <w:t>8</w:t>
      </w:r>
      <w:r>
        <w:rPr>
          <w:rFonts w:hint="eastAsia"/>
        </w:rPr>
        <w:t>．在</w:t>
      </w:r>
      <w:r>
        <w:rPr>
          <w:rFonts w:hint="eastAsia"/>
        </w:rPr>
        <w:t>SW7</w:t>
      </w:r>
      <w:r>
        <w:rPr>
          <w:rFonts w:hint="eastAsia"/>
        </w:rPr>
        <w:t>—</w:t>
      </w:r>
      <w:r>
        <w:rPr>
          <w:rFonts w:hint="eastAsia"/>
        </w:rPr>
        <w:t>SW0</w:t>
      </w:r>
      <w:r>
        <w:rPr>
          <w:rFonts w:hint="eastAsia"/>
        </w:rPr>
        <w:t>设置</w:t>
      </w:r>
      <w:r>
        <w:rPr>
          <w:rFonts w:hint="eastAsia"/>
        </w:rPr>
        <w:t>10H</w:t>
      </w:r>
      <w:r>
        <w:rPr>
          <w:rFonts w:hint="eastAsia"/>
        </w:rPr>
        <w:t>，按一次</w:t>
      </w:r>
      <w:r>
        <w:rPr>
          <w:rFonts w:hint="eastAsia"/>
        </w:rPr>
        <w:t>QD</w:t>
      </w:r>
      <w:r>
        <w:rPr>
          <w:rFonts w:hint="eastAsia"/>
        </w:rPr>
        <w:t>按钮，将</w:t>
      </w:r>
      <w:r>
        <w:rPr>
          <w:rFonts w:hint="eastAsia"/>
        </w:rPr>
        <w:t>10H</w:t>
      </w:r>
      <w:r>
        <w:rPr>
          <w:rFonts w:hint="eastAsia"/>
        </w:rPr>
        <w:t>写入</w:t>
      </w:r>
      <w:r>
        <w:rPr>
          <w:rFonts w:hint="eastAsia"/>
        </w:rPr>
        <w:t>IR</w:t>
      </w:r>
      <w:r>
        <w:rPr>
          <w:rFonts w:hint="eastAsia"/>
        </w:rPr>
        <w:t>指定的</w:t>
      </w:r>
      <w:r>
        <w:rPr>
          <w:rFonts w:hint="eastAsia"/>
        </w:rPr>
        <w:t>R0</w:t>
      </w:r>
      <w:r>
        <w:rPr>
          <w:rFonts w:hint="eastAsia"/>
        </w:rPr>
        <w:t>寄存器。</w:t>
      </w:r>
    </w:p>
    <w:p w14:paraId="6D08A80E" w14:textId="77777777" w:rsidR="001A65C1" w:rsidRDefault="00000000">
      <w:pPr>
        <w:ind w:leftChars="1" w:left="359" w:hangingChars="170" w:hanging="357"/>
      </w:pPr>
      <w:r>
        <w:rPr>
          <w:rFonts w:hint="eastAsia"/>
        </w:rPr>
        <w:t>9</w:t>
      </w:r>
      <w:r>
        <w:rPr>
          <w:rFonts w:hint="eastAsia"/>
        </w:rPr>
        <w:t>．</w:t>
      </w:r>
      <w:r>
        <w:rPr>
          <w:rFonts w:hint="eastAsia"/>
        </w:rPr>
        <w:t>SW7</w:t>
      </w:r>
      <w:r>
        <w:rPr>
          <w:rFonts w:hint="eastAsia"/>
        </w:rPr>
        <w:t>—</w:t>
      </w:r>
      <w:r>
        <w:rPr>
          <w:rFonts w:hint="eastAsia"/>
        </w:rPr>
        <w:t>SW0</w:t>
      </w:r>
      <w:r>
        <w:rPr>
          <w:rFonts w:hint="eastAsia"/>
        </w:rPr>
        <w:t>上设置</w:t>
      </w:r>
      <w:r>
        <w:rPr>
          <w:rFonts w:hint="eastAsia"/>
        </w:rPr>
        <w:t>03H</w:t>
      </w:r>
      <w:r>
        <w:rPr>
          <w:rFonts w:hint="eastAsia"/>
        </w:rPr>
        <w:t>，作为通用寄存器</w:t>
      </w:r>
      <w:r>
        <w:rPr>
          <w:rFonts w:hint="eastAsia"/>
        </w:rPr>
        <w:t>R3</w:t>
      </w:r>
      <w:r>
        <w:rPr>
          <w:rFonts w:hint="eastAsia"/>
        </w:rPr>
        <w:t>的寄存器号。按一次</w:t>
      </w:r>
      <w:r>
        <w:rPr>
          <w:rFonts w:hint="eastAsia"/>
        </w:rPr>
        <w:t>QD</w:t>
      </w:r>
      <w:r>
        <w:rPr>
          <w:rFonts w:hint="eastAsia"/>
        </w:rPr>
        <w:t>按钮，将</w:t>
      </w:r>
      <w:r>
        <w:rPr>
          <w:rFonts w:hint="eastAsia"/>
        </w:rPr>
        <w:t>03H</w:t>
      </w:r>
      <w:r>
        <w:rPr>
          <w:rFonts w:hint="eastAsia"/>
        </w:rPr>
        <w:t>写入指令寄存器</w:t>
      </w:r>
      <w:r>
        <w:rPr>
          <w:rFonts w:hint="eastAsia"/>
        </w:rPr>
        <w:t>IR</w:t>
      </w:r>
      <w:r>
        <w:rPr>
          <w:rFonts w:hint="eastAsia"/>
        </w:rPr>
        <w:t>。</w:t>
      </w:r>
    </w:p>
    <w:p w14:paraId="00241933" w14:textId="77777777" w:rsidR="001A65C1" w:rsidRDefault="00000000">
      <w:r>
        <w:rPr>
          <w:rFonts w:hint="eastAsia"/>
        </w:rPr>
        <w:t>10</w:t>
      </w:r>
      <w:r>
        <w:rPr>
          <w:rFonts w:hint="eastAsia"/>
        </w:rPr>
        <w:t>．在</w:t>
      </w:r>
      <w:r>
        <w:rPr>
          <w:rFonts w:hint="eastAsia"/>
        </w:rPr>
        <w:t>SW7</w:t>
      </w:r>
      <w:r>
        <w:rPr>
          <w:rFonts w:hint="eastAsia"/>
        </w:rPr>
        <w:t>—</w:t>
      </w:r>
      <w:r>
        <w:rPr>
          <w:rFonts w:hint="eastAsia"/>
        </w:rPr>
        <w:t>SW0</w:t>
      </w:r>
      <w:r>
        <w:rPr>
          <w:rFonts w:hint="eastAsia"/>
        </w:rPr>
        <w:t>设置</w:t>
      </w:r>
      <w:r>
        <w:rPr>
          <w:rFonts w:hint="eastAsia"/>
        </w:rPr>
        <w:t>07H</w:t>
      </w:r>
      <w:r>
        <w:rPr>
          <w:rFonts w:hint="eastAsia"/>
        </w:rPr>
        <w:t>，按一次</w:t>
      </w:r>
      <w:r>
        <w:rPr>
          <w:rFonts w:hint="eastAsia"/>
        </w:rPr>
        <w:t>QD</w:t>
      </w:r>
      <w:r>
        <w:rPr>
          <w:rFonts w:hint="eastAsia"/>
        </w:rPr>
        <w:t>按钮，将</w:t>
      </w:r>
      <w:r>
        <w:rPr>
          <w:rFonts w:hint="eastAsia"/>
        </w:rPr>
        <w:t>07H</w:t>
      </w:r>
      <w:r>
        <w:rPr>
          <w:rFonts w:hint="eastAsia"/>
        </w:rPr>
        <w:t>写入</w:t>
      </w:r>
      <w:r>
        <w:rPr>
          <w:rFonts w:hint="eastAsia"/>
        </w:rPr>
        <w:t>IR</w:t>
      </w:r>
      <w:r>
        <w:rPr>
          <w:rFonts w:hint="eastAsia"/>
        </w:rPr>
        <w:t>指定的</w:t>
      </w:r>
      <w:r>
        <w:rPr>
          <w:rFonts w:hint="eastAsia"/>
        </w:rPr>
        <w:t>R3</w:t>
      </w:r>
      <w:r>
        <w:rPr>
          <w:rFonts w:hint="eastAsia"/>
        </w:rPr>
        <w:t>寄存器。</w:t>
      </w:r>
    </w:p>
    <w:p w14:paraId="03E7739A" w14:textId="77777777" w:rsidR="001A65C1" w:rsidRDefault="00000000">
      <w:pPr>
        <w:ind w:left="360"/>
      </w:pPr>
      <w:r>
        <w:rPr>
          <w:rFonts w:hint="eastAsia"/>
        </w:rPr>
        <w:t>设置寄存器内容完毕。按</w:t>
      </w:r>
      <w:r>
        <w:rPr>
          <w:rFonts w:hint="eastAsia"/>
        </w:rPr>
        <w:t>CLR#</w:t>
      </w:r>
      <w:r>
        <w:rPr>
          <w:rFonts w:hint="eastAsia"/>
        </w:rPr>
        <w:t>按钮，使系统恢复到初始状态。</w:t>
      </w:r>
    </w:p>
    <w:p w14:paraId="614A85A7" w14:textId="77777777" w:rsidR="001A65C1" w:rsidRDefault="00000000">
      <w:pPr>
        <w:ind w:firstLine="360"/>
      </w:pPr>
      <w:r>
        <w:rPr>
          <w:rFonts w:eastAsia="黑体" w:hint="eastAsia"/>
        </w:rPr>
        <w:t>注意：</w:t>
      </w:r>
      <w:r>
        <w:rPr>
          <w:rFonts w:hint="eastAsia"/>
        </w:rPr>
        <w:t>设置完</w:t>
      </w:r>
      <w:r>
        <w:rPr>
          <w:rFonts w:hint="eastAsia"/>
        </w:rPr>
        <w:t>R0</w:t>
      </w:r>
      <w:r>
        <w:rPr>
          <w:rFonts w:hint="eastAsia"/>
        </w:rPr>
        <w:t>、</w:t>
      </w:r>
      <w:r>
        <w:rPr>
          <w:rFonts w:hint="eastAsia"/>
        </w:rPr>
        <w:t>R1</w:t>
      </w:r>
      <w:r>
        <w:rPr>
          <w:rFonts w:hint="eastAsia"/>
        </w:rPr>
        <w:t>、</w:t>
      </w:r>
      <w:r>
        <w:rPr>
          <w:rFonts w:hint="eastAsia"/>
        </w:rPr>
        <w:t>R2</w:t>
      </w:r>
      <w:r>
        <w:rPr>
          <w:rFonts w:hint="eastAsia"/>
        </w:rPr>
        <w:t>、</w:t>
      </w:r>
      <w:r>
        <w:rPr>
          <w:rFonts w:hint="eastAsia"/>
        </w:rPr>
        <w:t>R3</w:t>
      </w:r>
      <w:r>
        <w:rPr>
          <w:rFonts w:hint="eastAsia"/>
        </w:rPr>
        <w:t>的值后，最好用读寄存器控制台操作检查一下写入的内容是否正确。读寄存器内容的控制台操作见第一章的第七部分控制台。</w:t>
      </w:r>
    </w:p>
    <w:p w14:paraId="02F6546A" w14:textId="77777777" w:rsidR="001A65C1" w:rsidRDefault="00000000">
      <w:pPr>
        <w:numPr>
          <w:ilvl w:val="1"/>
          <w:numId w:val="3"/>
        </w:numPr>
        <w:tabs>
          <w:tab w:val="clear" w:pos="1215"/>
        </w:tabs>
        <w:ind w:left="540" w:hanging="540"/>
        <w:rPr>
          <w:rFonts w:ascii="宋体" w:hAnsi="宋体"/>
          <w:sz w:val="24"/>
        </w:rPr>
      </w:pPr>
      <w:proofErr w:type="gramStart"/>
      <w:r>
        <w:rPr>
          <w:rFonts w:ascii="宋体" w:hAnsi="宋体" w:hint="eastAsia"/>
          <w:sz w:val="24"/>
        </w:rPr>
        <w:t>存程序</w:t>
      </w:r>
      <w:proofErr w:type="gramEnd"/>
      <w:r>
        <w:rPr>
          <w:rFonts w:ascii="宋体" w:hAnsi="宋体" w:hint="eastAsia"/>
          <w:sz w:val="24"/>
        </w:rPr>
        <w:t>机器代码</w:t>
      </w:r>
    </w:p>
    <w:p w14:paraId="3F1113B1" w14:textId="77777777" w:rsidR="001A65C1" w:rsidRDefault="00000000">
      <w:pPr>
        <w:ind w:firstLine="420"/>
      </w:pPr>
      <w:r>
        <w:rPr>
          <w:rFonts w:hint="eastAsia"/>
        </w:rPr>
        <w:t>本操作中，我们从</w:t>
      </w:r>
      <w:r>
        <w:rPr>
          <w:rFonts w:hint="eastAsia"/>
        </w:rPr>
        <w:t>00</w:t>
      </w:r>
      <w:r>
        <w:rPr>
          <w:rFonts w:hint="eastAsia"/>
        </w:rPr>
        <w:t>地址开始存</w:t>
      </w:r>
      <w:r>
        <w:rPr>
          <w:rFonts w:hint="eastAsia"/>
        </w:rPr>
        <w:t>8</w:t>
      </w:r>
      <w:r>
        <w:rPr>
          <w:rFonts w:hint="eastAsia"/>
        </w:rPr>
        <w:t>个机器代码：</w:t>
      </w:r>
      <w:r>
        <w:rPr>
          <w:rFonts w:hint="eastAsia"/>
        </w:rPr>
        <w:t>01H</w:t>
      </w:r>
      <w:r>
        <w:rPr>
          <w:rFonts w:hint="eastAsia"/>
        </w:rPr>
        <w:t>，</w:t>
      </w:r>
      <w:r>
        <w:rPr>
          <w:rFonts w:hint="eastAsia"/>
        </w:rPr>
        <w:t>5CH</w:t>
      </w:r>
      <w:r>
        <w:rPr>
          <w:rFonts w:hint="eastAsia"/>
        </w:rPr>
        <w:t>，</w:t>
      </w:r>
      <w:r>
        <w:rPr>
          <w:rFonts w:hint="eastAsia"/>
        </w:rPr>
        <w:t>39H</w:t>
      </w:r>
      <w:r>
        <w:rPr>
          <w:rFonts w:hint="eastAsia"/>
        </w:rPr>
        <w:t>，</w:t>
      </w:r>
      <w:r>
        <w:rPr>
          <w:rFonts w:hint="eastAsia"/>
        </w:rPr>
        <w:t>4AH</w:t>
      </w:r>
      <w:r>
        <w:rPr>
          <w:rFonts w:hint="eastAsia"/>
        </w:rPr>
        <w:t>，</w:t>
      </w:r>
      <w:r>
        <w:rPr>
          <w:rFonts w:hint="eastAsia"/>
        </w:rPr>
        <w:t>22H</w:t>
      </w:r>
      <w:r>
        <w:rPr>
          <w:rFonts w:hint="eastAsia"/>
        </w:rPr>
        <w:t>，</w:t>
      </w:r>
      <w:r>
        <w:rPr>
          <w:rFonts w:hint="eastAsia"/>
        </w:rPr>
        <w:t>1EH</w:t>
      </w:r>
      <w:r>
        <w:rPr>
          <w:rFonts w:hint="eastAsia"/>
        </w:rPr>
        <w:t>，</w:t>
      </w:r>
      <w:r>
        <w:rPr>
          <w:rFonts w:hint="eastAsia"/>
        </w:rPr>
        <w:t>78H</w:t>
      </w:r>
      <w:r>
        <w:rPr>
          <w:rFonts w:hint="eastAsia"/>
        </w:rPr>
        <w:t>，</w:t>
      </w:r>
      <w:r>
        <w:rPr>
          <w:rFonts w:hint="eastAsia"/>
        </w:rPr>
        <w:t>60H</w:t>
      </w:r>
      <w:r>
        <w:rPr>
          <w:rFonts w:hint="eastAsia"/>
        </w:rPr>
        <w:t>。在</w:t>
      </w:r>
      <w:r>
        <w:rPr>
          <w:rFonts w:hint="eastAsia"/>
        </w:rPr>
        <w:t>10H</w:t>
      </w:r>
      <w:r>
        <w:rPr>
          <w:rFonts w:hint="eastAsia"/>
        </w:rPr>
        <w:t>单元存入</w:t>
      </w:r>
      <w:r>
        <w:rPr>
          <w:rFonts w:hint="eastAsia"/>
        </w:rPr>
        <w:t>55H</w:t>
      </w:r>
      <w:r>
        <w:rPr>
          <w:rFonts w:hint="eastAsia"/>
        </w:rPr>
        <w:t>，作为</w:t>
      </w:r>
      <w:r>
        <w:rPr>
          <w:rFonts w:hint="eastAsia"/>
        </w:rPr>
        <w:t>10H</w:t>
      </w:r>
      <w:r>
        <w:rPr>
          <w:rFonts w:hint="eastAsia"/>
        </w:rPr>
        <w:t>单元的初值，以检查</w:t>
      </w:r>
      <w:r>
        <w:rPr>
          <w:rFonts w:hint="eastAsia"/>
        </w:rPr>
        <w:t>LDA</w:t>
      </w:r>
      <w:r>
        <w:rPr>
          <w:rFonts w:hint="eastAsia"/>
        </w:rPr>
        <w:t>和</w:t>
      </w:r>
      <w:r>
        <w:rPr>
          <w:rFonts w:hint="eastAsia"/>
        </w:rPr>
        <w:t>STA</w:t>
      </w:r>
      <w:r>
        <w:rPr>
          <w:rFonts w:hint="eastAsia"/>
        </w:rPr>
        <w:t>两条指令的作用。</w:t>
      </w:r>
    </w:p>
    <w:p w14:paraId="0D2D3516" w14:textId="77777777" w:rsidR="001A65C1" w:rsidRDefault="00000000">
      <w:pPr>
        <w:numPr>
          <w:ilvl w:val="2"/>
          <w:numId w:val="3"/>
        </w:numPr>
        <w:tabs>
          <w:tab w:val="clear" w:pos="1635"/>
          <w:tab w:val="left" w:pos="360"/>
        </w:tabs>
        <w:ind w:left="360"/>
      </w:pPr>
      <w:r>
        <w:rPr>
          <w:rFonts w:hint="eastAsia"/>
        </w:rPr>
        <w:t>令</w:t>
      </w:r>
      <w:r>
        <w:rPr>
          <w:rFonts w:hint="eastAsia"/>
        </w:rPr>
        <w:t>DP = 0</w:t>
      </w:r>
      <w:r>
        <w:rPr>
          <w:rFonts w:hint="eastAsia"/>
        </w:rPr>
        <w:t>，</w:t>
      </w:r>
      <w:r>
        <w:rPr>
          <w:rFonts w:hint="eastAsia"/>
        </w:rPr>
        <w:t>DB = 0</w:t>
      </w:r>
      <w:r>
        <w:rPr>
          <w:rFonts w:hint="eastAsia"/>
        </w:rPr>
        <w:t>，使实验系统处于连续运行状态。令</w:t>
      </w:r>
      <w:r>
        <w:rPr>
          <w:rFonts w:hint="eastAsia"/>
        </w:rPr>
        <w:t>SWC = 0</w:t>
      </w:r>
      <w:r>
        <w:rPr>
          <w:rFonts w:hint="eastAsia"/>
        </w:rPr>
        <w:t>、</w:t>
      </w:r>
      <w:r>
        <w:rPr>
          <w:rFonts w:hint="eastAsia"/>
        </w:rPr>
        <w:t>SWB = 0</w:t>
      </w:r>
      <w:r>
        <w:rPr>
          <w:rFonts w:hint="eastAsia"/>
        </w:rPr>
        <w:t>、</w:t>
      </w:r>
      <w:r>
        <w:rPr>
          <w:rFonts w:hint="eastAsia"/>
        </w:rPr>
        <w:t>SWA = 1</w:t>
      </w:r>
      <w:r>
        <w:rPr>
          <w:rFonts w:hint="eastAsia"/>
        </w:rPr>
        <w:t>，使实验系统</w:t>
      </w:r>
      <w:proofErr w:type="gramStart"/>
      <w:r>
        <w:rPr>
          <w:rFonts w:hint="eastAsia"/>
        </w:rPr>
        <w:t>处于写双端口</w:t>
      </w:r>
      <w:proofErr w:type="gramEnd"/>
      <w:r>
        <w:rPr>
          <w:rFonts w:hint="eastAsia"/>
        </w:rPr>
        <w:t>存储器工作方式</w:t>
      </w:r>
      <w:r>
        <w:rPr>
          <w:rFonts w:hint="eastAsia"/>
        </w:rPr>
        <w:t>WRM</w:t>
      </w:r>
      <w:r>
        <w:rPr>
          <w:rFonts w:hint="eastAsia"/>
        </w:rPr>
        <w:t>。按</w:t>
      </w:r>
      <w:r>
        <w:rPr>
          <w:rFonts w:hint="eastAsia"/>
        </w:rPr>
        <w:t>CLR#</w:t>
      </w:r>
      <w:r>
        <w:rPr>
          <w:rFonts w:hint="eastAsia"/>
        </w:rPr>
        <w:t>按钮，使实验系统处于初始状态。</w:t>
      </w:r>
    </w:p>
    <w:p w14:paraId="1A5A57EC" w14:textId="77777777" w:rsidR="001A65C1" w:rsidRDefault="00000000">
      <w:r>
        <w:rPr>
          <w:rFonts w:hint="eastAsia"/>
        </w:rPr>
        <w:t>2</w:t>
      </w:r>
      <w:r>
        <w:rPr>
          <w:rFonts w:hint="eastAsia"/>
        </w:rPr>
        <w:t>．置</w:t>
      </w:r>
      <w:r>
        <w:rPr>
          <w:rFonts w:hint="eastAsia"/>
        </w:rPr>
        <w:t>SW7</w:t>
      </w:r>
      <w:r>
        <w:rPr>
          <w:rFonts w:hint="eastAsia"/>
        </w:rPr>
        <w:t>—</w:t>
      </w:r>
      <w:r>
        <w:rPr>
          <w:rFonts w:hint="eastAsia"/>
        </w:rPr>
        <w:t>SW0</w:t>
      </w:r>
      <w:r>
        <w:rPr>
          <w:rFonts w:hint="eastAsia"/>
        </w:rPr>
        <w:t>为</w:t>
      </w:r>
      <w:r>
        <w:rPr>
          <w:rFonts w:hint="eastAsia"/>
        </w:rPr>
        <w:t>00H</w:t>
      </w:r>
      <w:r>
        <w:rPr>
          <w:rFonts w:hint="eastAsia"/>
        </w:rPr>
        <w:t>，按</w:t>
      </w:r>
      <w:r>
        <w:rPr>
          <w:rFonts w:hint="eastAsia"/>
        </w:rPr>
        <w:t>QD</w:t>
      </w:r>
      <w:r>
        <w:rPr>
          <w:rFonts w:hint="eastAsia"/>
        </w:rPr>
        <w:t>按钮，将</w:t>
      </w:r>
      <w:r>
        <w:rPr>
          <w:rFonts w:hint="eastAsia"/>
        </w:rPr>
        <w:t>00H</w:t>
      </w:r>
      <w:r>
        <w:rPr>
          <w:rFonts w:hint="eastAsia"/>
        </w:rPr>
        <w:t>写入</w:t>
      </w:r>
      <w:proofErr w:type="gramStart"/>
      <w:r>
        <w:rPr>
          <w:rFonts w:hint="eastAsia"/>
        </w:rPr>
        <w:t>左端口</w:t>
      </w:r>
      <w:proofErr w:type="gramEnd"/>
      <w:r>
        <w:rPr>
          <w:rFonts w:hint="eastAsia"/>
        </w:rPr>
        <w:t>地址寄存器</w:t>
      </w:r>
      <w:r>
        <w:rPr>
          <w:rFonts w:hint="eastAsia"/>
        </w:rPr>
        <w:t>AR</w:t>
      </w:r>
      <w:r>
        <w:rPr>
          <w:rFonts w:hint="eastAsia"/>
        </w:rPr>
        <w:t>。</w:t>
      </w:r>
    </w:p>
    <w:p w14:paraId="16EBC4CA" w14:textId="77777777" w:rsidR="001A65C1" w:rsidRDefault="00000000">
      <w:pPr>
        <w:ind w:left="359" w:hangingChars="171" w:hanging="359"/>
      </w:pPr>
      <w:r>
        <w:rPr>
          <w:rFonts w:hint="eastAsia"/>
        </w:rPr>
        <w:t>3</w:t>
      </w:r>
      <w:r>
        <w:rPr>
          <w:rFonts w:hint="eastAsia"/>
        </w:rPr>
        <w:t>．置</w:t>
      </w:r>
      <w:r>
        <w:rPr>
          <w:rFonts w:hint="eastAsia"/>
        </w:rPr>
        <w:t>SW7</w:t>
      </w:r>
      <w:r>
        <w:rPr>
          <w:rFonts w:hint="eastAsia"/>
        </w:rPr>
        <w:t>—</w:t>
      </w:r>
      <w:r>
        <w:rPr>
          <w:rFonts w:hint="eastAsia"/>
        </w:rPr>
        <w:t xml:space="preserve">SW0 </w:t>
      </w:r>
      <w:r>
        <w:rPr>
          <w:rFonts w:hint="eastAsia"/>
        </w:rPr>
        <w:t>为</w:t>
      </w:r>
      <w:r>
        <w:rPr>
          <w:rFonts w:hint="eastAsia"/>
        </w:rPr>
        <w:t>01H</w:t>
      </w:r>
      <w:r>
        <w:rPr>
          <w:rFonts w:hint="eastAsia"/>
        </w:rPr>
        <w:t>，按</w:t>
      </w:r>
      <w:r>
        <w:rPr>
          <w:rFonts w:hint="eastAsia"/>
        </w:rPr>
        <w:t>QD</w:t>
      </w:r>
      <w:r>
        <w:rPr>
          <w:rFonts w:hint="eastAsia"/>
        </w:rPr>
        <w:t>按钮，将</w:t>
      </w:r>
      <w:r>
        <w:rPr>
          <w:rFonts w:hint="eastAsia"/>
        </w:rPr>
        <w:t>01H</w:t>
      </w:r>
      <w:r>
        <w:rPr>
          <w:rFonts w:hint="eastAsia"/>
        </w:rPr>
        <w:t>写入存储器</w:t>
      </w:r>
      <w:r>
        <w:rPr>
          <w:rFonts w:hint="eastAsia"/>
        </w:rPr>
        <w:t>00H</w:t>
      </w:r>
      <w:r>
        <w:rPr>
          <w:rFonts w:hint="eastAsia"/>
        </w:rPr>
        <w:t>单元。</w:t>
      </w:r>
      <w:r>
        <w:rPr>
          <w:rFonts w:hint="eastAsia"/>
        </w:rPr>
        <w:t>AR</w:t>
      </w:r>
      <w:r>
        <w:rPr>
          <w:rFonts w:hint="eastAsia"/>
        </w:rPr>
        <w:t>自动加</w:t>
      </w:r>
      <w:r>
        <w:rPr>
          <w:rFonts w:hint="eastAsia"/>
        </w:rPr>
        <w:t>1</w:t>
      </w:r>
      <w:r>
        <w:rPr>
          <w:rFonts w:hint="eastAsia"/>
        </w:rPr>
        <w:t>，变为</w:t>
      </w:r>
      <w:r>
        <w:rPr>
          <w:rFonts w:hint="eastAsia"/>
        </w:rPr>
        <w:t>01H</w:t>
      </w:r>
      <w:r>
        <w:rPr>
          <w:rFonts w:hint="eastAsia"/>
        </w:rPr>
        <w:t>。</w:t>
      </w:r>
    </w:p>
    <w:p w14:paraId="6DE93ADE" w14:textId="77777777" w:rsidR="001A65C1" w:rsidRDefault="00000000">
      <w:pPr>
        <w:ind w:left="359" w:hangingChars="171" w:hanging="359"/>
      </w:pPr>
      <w:r>
        <w:rPr>
          <w:rFonts w:hint="eastAsia"/>
        </w:rPr>
        <w:t>4</w:t>
      </w:r>
      <w:r>
        <w:rPr>
          <w:rFonts w:hint="eastAsia"/>
        </w:rPr>
        <w:t>．置</w:t>
      </w:r>
      <w:r>
        <w:rPr>
          <w:rFonts w:hint="eastAsia"/>
        </w:rPr>
        <w:t>SW7</w:t>
      </w:r>
      <w:r>
        <w:rPr>
          <w:rFonts w:hint="eastAsia"/>
        </w:rPr>
        <w:t>—</w:t>
      </w:r>
      <w:r>
        <w:rPr>
          <w:rFonts w:hint="eastAsia"/>
        </w:rPr>
        <w:t xml:space="preserve">SW0 </w:t>
      </w:r>
      <w:r>
        <w:rPr>
          <w:rFonts w:hint="eastAsia"/>
        </w:rPr>
        <w:t>为</w:t>
      </w:r>
      <w:r>
        <w:rPr>
          <w:rFonts w:hint="eastAsia"/>
        </w:rPr>
        <w:t>5CH</w:t>
      </w:r>
      <w:r>
        <w:rPr>
          <w:rFonts w:hint="eastAsia"/>
        </w:rPr>
        <w:t>，按</w:t>
      </w:r>
      <w:r>
        <w:rPr>
          <w:rFonts w:hint="eastAsia"/>
        </w:rPr>
        <w:t>QD</w:t>
      </w:r>
      <w:r>
        <w:rPr>
          <w:rFonts w:hint="eastAsia"/>
        </w:rPr>
        <w:t>按钮，将</w:t>
      </w:r>
      <w:r>
        <w:rPr>
          <w:rFonts w:hint="eastAsia"/>
        </w:rPr>
        <w:t>5CH</w:t>
      </w:r>
      <w:r>
        <w:rPr>
          <w:rFonts w:hint="eastAsia"/>
        </w:rPr>
        <w:t>写入存储器</w:t>
      </w:r>
      <w:r>
        <w:rPr>
          <w:rFonts w:hint="eastAsia"/>
        </w:rPr>
        <w:t>01H</w:t>
      </w:r>
      <w:r>
        <w:rPr>
          <w:rFonts w:hint="eastAsia"/>
        </w:rPr>
        <w:t>单元。</w:t>
      </w:r>
      <w:r>
        <w:rPr>
          <w:rFonts w:hint="eastAsia"/>
        </w:rPr>
        <w:t>AR</w:t>
      </w:r>
      <w:r>
        <w:rPr>
          <w:rFonts w:hint="eastAsia"/>
        </w:rPr>
        <w:t>自动加</w:t>
      </w:r>
      <w:r>
        <w:rPr>
          <w:rFonts w:hint="eastAsia"/>
        </w:rPr>
        <w:t>1</w:t>
      </w:r>
      <w:r>
        <w:rPr>
          <w:rFonts w:hint="eastAsia"/>
        </w:rPr>
        <w:t>，变为</w:t>
      </w:r>
      <w:r>
        <w:rPr>
          <w:rFonts w:hint="eastAsia"/>
        </w:rPr>
        <w:t>02H</w:t>
      </w:r>
      <w:r>
        <w:rPr>
          <w:rFonts w:hint="eastAsia"/>
        </w:rPr>
        <w:t>。</w:t>
      </w:r>
    </w:p>
    <w:p w14:paraId="27844D69" w14:textId="77777777" w:rsidR="001A65C1" w:rsidRDefault="00000000">
      <w:pPr>
        <w:ind w:left="359" w:hangingChars="171" w:hanging="359"/>
      </w:pPr>
      <w:r>
        <w:rPr>
          <w:rFonts w:hint="eastAsia"/>
        </w:rPr>
        <w:t>5</w:t>
      </w:r>
      <w:r>
        <w:rPr>
          <w:rFonts w:hint="eastAsia"/>
        </w:rPr>
        <w:t>．置</w:t>
      </w:r>
      <w:r>
        <w:rPr>
          <w:rFonts w:hint="eastAsia"/>
        </w:rPr>
        <w:t>SW7</w:t>
      </w:r>
      <w:r>
        <w:rPr>
          <w:rFonts w:hint="eastAsia"/>
        </w:rPr>
        <w:t>—</w:t>
      </w:r>
      <w:r>
        <w:rPr>
          <w:rFonts w:hint="eastAsia"/>
        </w:rPr>
        <w:t xml:space="preserve">SW0 </w:t>
      </w:r>
      <w:r>
        <w:rPr>
          <w:rFonts w:hint="eastAsia"/>
        </w:rPr>
        <w:t>为</w:t>
      </w:r>
      <w:r>
        <w:rPr>
          <w:rFonts w:hint="eastAsia"/>
        </w:rPr>
        <w:t>39H</w:t>
      </w:r>
      <w:r>
        <w:rPr>
          <w:rFonts w:hint="eastAsia"/>
        </w:rPr>
        <w:t>，按</w:t>
      </w:r>
      <w:r>
        <w:rPr>
          <w:rFonts w:hint="eastAsia"/>
        </w:rPr>
        <w:t>QD</w:t>
      </w:r>
      <w:r>
        <w:rPr>
          <w:rFonts w:hint="eastAsia"/>
        </w:rPr>
        <w:t>按钮，将</w:t>
      </w:r>
      <w:r>
        <w:rPr>
          <w:rFonts w:hint="eastAsia"/>
        </w:rPr>
        <w:t>39H</w:t>
      </w:r>
      <w:r>
        <w:rPr>
          <w:rFonts w:hint="eastAsia"/>
        </w:rPr>
        <w:t>写入存储器</w:t>
      </w:r>
      <w:r>
        <w:rPr>
          <w:rFonts w:hint="eastAsia"/>
        </w:rPr>
        <w:t>02H</w:t>
      </w:r>
      <w:r>
        <w:rPr>
          <w:rFonts w:hint="eastAsia"/>
        </w:rPr>
        <w:t>单元。</w:t>
      </w:r>
      <w:r>
        <w:rPr>
          <w:rFonts w:hint="eastAsia"/>
        </w:rPr>
        <w:t>AR</w:t>
      </w:r>
      <w:r>
        <w:rPr>
          <w:rFonts w:hint="eastAsia"/>
        </w:rPr>
        <w:t>自动加</w:t>
      </w:r>
      <w:r>
        <w:rPr>
          <w:rFonts w:hint="eastAsia"/>
        </w:rPr>
        <w:t>1</w:t>
      </w:r>
      <w:r>
        <w:rPr>
          <w:rFonts w:hint="eastAsia"/>
        </w:rPr>
        <w:t>，变为</w:t>
      </w:r>
      <w:r>
        <w:rPr>
          <w:rFonts w:hint="eastAsia"/>
        </w:rPr>
        <w:t>03H</w:t>
      </w:r>
      <w:r>
        <w:rPr>
          <w:rFonts w:hint="eastAsia"/>
        </w:rPr>
        <w:t>。</w:t>
      </w:r>
    </w:p>
    <w:p w14:paraId="199A8B3D" w14:textId="77777777" w:rsidR="001A65C1" w:rsidRDefault="00000000">
      <w:pPr>
        <w:ind w:left="359" w:hangingChars="171" w:hanging="359"/>
      </w:pPr>
      <w:r>
        <w:rPr>
          <w:rFonts w:hint="eastAsia"/>
        </w:rPr>
        <w:lastRenderedPageBreak/>
        <w:t>6</w:t>
      </w:r>
      <w:r>
        <w:rPr>
          <w:rFonts w:hint="eastAsia"/>
        </w:rPr>
        <w:t>．置</w:t>
      </w:r>
      <w:r>
        <w:rPr>
          <w:rFonts w:hint="eastAsia"/>
        </w:rPr>
        <w:t>SW7</w:t>
      </w:r>
      <w:r>
        <w:rPr>
          <w:rFonts w:hint="eastAsia"/>
        </w:rPr>
        <w:t>—</w:t>
      </w:r>
      <w:r>
        <w:rPr>
          <w:rFonts w:hint="eastAsia"/>
        </w:rPr>
        <w:t xml:space="preserve">SW0 </w:t>
      </w:r>
      <w:r>
        <w:rPr>
          <w:rFonts w:hint="eastAsia"/>
        </w:rPr>
        <w:t>为</w:t>
      </w:r>
      <w:r>
        <w:rPr>
          <w:rFonts w:hint="eastAsia"/>
        </w:rPr>
        <w:t>4AH</w:t>
      </w:r>
      <w:r>
        <w:rPr>
          <w:rFonts w:hint="eastAsia"/>
        </w:rPr>
        <w:t>，按</w:t>
      </w:r>
      <w:r>
        <w:rPr>
          <w:rFonts w:hint="eastAsia"/>
        </w:rPr>
        <w:t>QD</w:t>
      </w:r>
      <w:r>
        <w:rPr>
          <w:rFonts w:hint="eastAsia"/>
        </w:rPr>
        <w:t>按钮，将</w:t>
      </w:r>
      <w:r>
        <w:rPr>
          <w:rFonts w:hint="eastAsia"/>
        </w:rPr>
        <w:t>4AH</w:t>
      </w:r>
      <w:r>
        <w:rPr>
          <w:rFonts w:hint="eastAsia"/>
        </w:rPr>
        <w:t>写入存储器</w:t>
      </w:r>
      <w:r>
        <w:rPr>
          <w:rFonts w:hint="eastAsia"/>
        </w:rPr>
        <w:t>03H</w:t>
      </w:r>
      <w:r>
        <w:rPr>
          <w:rFonts w:hint="eastAsia"/>
        </w:rPr>
        <w:t>单元。</w:t>
      </w:r>
      <w:r>
        <w:rPr>
          <w:rFonts w:hint="eastAsia"/>
        </w:rPr>
        <w:t>AR</w:t>
      </w:r>
      <w:r>
        <w:rPr>
          <w:rFonts w:hint="eastAsia"/>
        </w:rPr>
        <w:t>自动加</w:t>
      </w:r>
      <w:r>
        <w:rPr>
          <w:rFonts w:hint="eastAsia"/>
        </w:rPr>
        <w:t>1</w:t>
      </w:r>
      <w:r>
        <w:rPr>
          <w:rFonts w:hint="eastAsia"/>
        </w:rPr>
        <w:t>，变为</w:t>
      </w:r>
      <w:r>
        <w:rPr>
          <w:rFonts w:hint="eastAsia"/>
        </w:rPr>
        <w:t>04H</w:t>
      </w:r>
      <w:r>
        <w:rPr>
          <w:rFonts w:hint="eastAsia"/>
        </w:rPr>
        <w:t>。</w:t>
      </w:r>
    </w:p>
    <w:p w14:paraId="58DC71AF" w14:textId="77777777" w:rsidR="001A65C1" w:rsidRDefault="00000000">
      <w:pPr>
        <w:ind w:left="359" w:hangingChars="171" w:hanging="359"/>
      </w:pPr>
      <w:r>
        <w:rPr>
          <w:rFonts w:hint="eastAsia"/>
        </w:rPr>
        <w:t>7</w:t>
      </w:r>
      <w:r>
        <w:rPr>
          <w:rFonts w:hint="eastAsia"/>
        </w:rPr>
        <w:t>．置</w:t>
      </w:r>
      <w:r>
        <w:rPr>
          <w:rFonts w:hint="eastAsia"/>
        </w:rPr>
        <w:t>SW7</w:t>
      </w:r>
      <w:r>
        <w:rPr>
          <w:rFonts w:hint="eastAsia"/>
        </w:rPr>
        <w:t>—</w:t>
      </w:r>
      <w:r>
        <w:rPr>
          <w:rFonts w:hint="eastAsia"/>
        </w:rPr>
        <w:t xml:space="preserve">SW0 </w:t>
      </w:r>
      <w:r>
        <w:rPr>
          <w:rFonts w:hint="eastAsia"/>
        </w:rPr>
        <w:t>为</w:t>
      </w:r>
      <w:r>
        <w:rPr>
          <w:rFonts w:hint="eastAsia"/>
        </w:rPr>
        <w:t>22H</w:t>
      </w:r>
      <w:r>
        <w:rPr>
          <w:rFonts w:hint="eastAsia"/>
        </w:rPr>
        <w:t>，按</w:t>
      </w:r>
      <w:r>
        <w:rPr>
          <w:rFonts w:hint="eastAsia"/>
        </w:rPr>
        <w:t>QD</w:t>
      </w:r>
      <w:r>
        <w:rPr>
          <w:rFonts w:hint="eastAsia"/>
        </w:rPr>
        <w:t>按钮，将</w:t>
      </w:r>
      <w:r>
        <w:rPr>
          <w:rFonts w:hint="eastAsia"/>
        </w:rPr>
        <w:t>22H</w:t>
      </w:r>
      <w:r>
        <w:rPr>
          <w:rFonts w:hint="eastAsia"/>
        </w:rPr>
        <w:t>写入存储器</w:t>
      </w:r>
      <w:r>
        <w:rPr>
          <w:rFonts w:hint="eastAsia"/>
        </w:rPr>
        <w:t>04H</w:t>
      </w:r>
      <w:r>
        <w:rPr>
          <w:rFonts w:hint="eastAsia"/>
        </w:rPr>
        <w:t>单元。</w:t>
      </w:r>
      <w:r>
        <w:rPr>
          <w:rFonts w:hint="eastAsia"/>
        </w:rPr>
        <w:t>AR</w:t>
      </w:r>
      <w:r>
        <w:rPr>
          <w:rFonts w:hint="eastAsia"/>
        </w:rPr>
        <w:t>自动加</w:t>
      </w:r>
      <w:r>
        <w:rPr>
          <w:rFonts w:hint="eastAsia"/>
        </w:rPr>
        <w:t>1</w:t>
      </w:r>
      <w:r>
        <w:rPr>
          <w:rFonts w:hint="eastAsia"/>
        </w:rPr>
        <w:t>，变为</w:t>
      </w:r>
      <w:r>
        <w:rPr>
          <w:rFonts w:hint="eastAsia"/>
        </w:rPr>
        <w:t>05H</w:t>
      </w:r>
      <w:r>
        <w:rPr>
          <w:rFonts w:hint="eastAsia"/>
        </w:rPr>
        <w:t>。</w:t>
      </w:r>
    </w:p>
    <w:p w14:paraId="1C022E34" w14:textId="77777777" w:rsidR="001A65C1" w:rsidRDefault="00000000">
      <w:pPr>
        <w:ind w:left="359" w:hangingChars="171" w:hanging="359"/>
      </w:pPr>
      <w:r>
        <w:rPr>
          <w:rFonts w:hint="eastAsia"/>
        </w:rPr>
        <w:t>8</w:t>
      </w:r>
      <w:r>
        <w:rPr>
          <w:rFonts w:hint="eastAsia"/>
        </w:rPr>
        <w:t>．置</w:t>
      </w:r>
      <w:r>
        <w:rPr>
          <w:rFonts w:hint="eastAsia"/>
        </w:rPr>
        <w:t>SW7</w:t>
      </w:r>
      <w:r>
        <w:rPr>
          <w:rFonts w:hint="eastAsia"/>
        </w:rPr>
        <w:t>—</w:t>
      </w:r>
      <w:r>
        <w:rPr>
          <w:rFonts w:hint="eastAsia"/>
        </w:rPr>
        <w:t xml:space="preserve">SW0 </w:t>
      </w:r>
      <w:r>
        <w:rPr>
          <w:rFonts w:hint="eastAsia"/>
        </w:rPr>
        <w:t>为</w:t>
      </w:r>
      <w:r>
        <w:rPr>
          <w:rFonts w:hint="eastAsia"/>
        </w:rPr>
        <w:t>1EH</w:t>
      </w:r>
      <w:r>
        <w:rPr>
          <w:rFonts w:hint="eastAsia"/>
        </w:rPr>
        <w:t>，按</w:t>
      </w:r>
      <w:r>
        <w:rPr>
          <w:rFonts w:hint="eastAsia"/>
        </w:rPr>
        <w:t>QD</w:t>
      </w:r>
      <w:r>
        <w:rPr>
          <w:rFonts w:hint="eastAsia"/>
        </w:rPr>
        <w:t>按钮，将</w:t>
      </w:r>
      <w:r>
        <w:rPr>
          <w:rFonts w:hint="eastAsia"/>
        </w:rPr>
        <w:t>1EH</w:t>
      </w:r>
      <w:r>
        <w:rPr>
          <w:rFonts w:hint="eastAsia"/>
        </w:rPr>
        <w:t>写入存储器</w:t>
      </w:r>
      <w:r>
        <w:rPr>
          <w:rFonts w:hint="eastAsia"/>
        </w:rPr>
        <w:t>05H</w:t>
      </w:r>
      <w:r>
        <w:rPr>
          <w:rFonts w:hint="eastAsia"/>
        </w:rPr>
        <w:t>单元。</w:t>
      </w:r>
      <w:r>
        <w:rPr>
          <w:rFonts w:hint="eastAsia"/>
        </w:rPr>
        <w:t>AR</w:t>
      </w:r>
      <w:r>
        <w:rPr>
          <w:rFonts w:hint="eastAsia"/>
        </w:rPr>
        <w:t>自动加</w:t>
      </w:r>
      <w:r>
        <w:rPr>
          <w:rFonts w:hint="eastAsia"/>
        </w:rPr>
        <w:t>1</w:t>
      </w:r>
      <w:r>
        <w:rPr>
          <w:rFonts w:hint="eastAsia"/>
        </w:rPr>
        <w:t>，变为</w:t>
      </w:r>
      <w:r>
        <w:rPr>
          <w:rFonts w:hint="eastAsia"/>
        </w:rPr>
        <w:t>06H</w:t>
      </w:r>
      <w:r>
        <w:rPr>
          <w:rFonts w:hint="eastAsia"/>
        </w:rPr>
        <w:t>。</w:t>
      </w:r>
    </w:p>
    <w:p w14:paraId="1AB33C63" w14:textId="77777777" w:rsidR="001A65C1" w:rsidRDefault="00000000">
      <w:pPr>
        <w:ind w:left="359" w:hangingChars="171" w:hanging="359"/>
      </w:pPr>
      <w:r>
        <w:rPr>
          <w:rFonts w:hint="eastAsia"/>
        </w:rPr>
        <w:t>7</w:t>
      </w:r>
      <w:r>
        <w:rPr>
          <w:rFonts w:hint="eastAsia"/>
        </w:rPr>
        <w:t>．置</w:t>
      </w:r>
      <w:r>
        <w:rPr>
          <w:rFonts w:hint="eastAsia"/>
        </w:rPr>
        <w:t>SW7</w:t>
      </w:r>
      <w:r>
        <w:rPr>
          <w:rFonts w:hint="eastAsia"/>
        </w:rPr>
        <w:t>—</w:t>
      </w:r>
      <w:r>
        <w:rPr>
          <w:rFonts w:hint="eastAsia"/>
        </w:rPr>
        <w:t xml:space="preserve">SW0 </w:t>
      </w:r>
      <w:r>
        <w:rPr>
          <w:rFonts w:hint="eastAsia"/>
        </w:rPr>
        <w:t>为</w:t>
      </w:r>
      <w:r>
        <w:rPr>
          <w:rFonts w:hint="eastAsia"/>
        </w:rPr>
        <w:t>78H</w:t>
      </w:r>
      <w:r>
        <w:rPr>
          <w:rFonts w:hint="eastAsia"/>
        </w:rPr>
        <w:t>，按</w:t>
      </w:r>
      <w:r>
        <w:rPr>
          <w:rFonts w:hint="eastAsia"/>
        </w:rPr>
        <w:t>QD</w:t>
      </w:r>
      <w:r>
        <w:rPr>
          <w:rFonts w:hint="eastAsia"/>
        </w:rPr>
        <w:t>按钮，将</w:t>
      </w:r>
      <w:r>
        <w:rPr>
          <w:rFonts w:hint="eastAsia"/>
        </w:rPr>
        <w:t>78H</w:t>
      </w:r>
      <w:r>
        <w:rPr>
          <w:rFonts w:hint="eastAsia"/>
        </w:rPr>
        <w:t>写入存储器</w:t>
      </w:r>
      <w:r>
        <w:rPr>
          <w:rFonts w:hint="eastAsia"/>
        </w:rPr>
        <w:t>06H</w:t>
      </w:r>
      <w:r>
        <w:rPr>
          <w:rFonts w:hint="eastAsia"/>
        </w:rPr>
        <w:t>单元。</w:t>
      </w:r>
      <w:r>
        <w:rPr>
          <w:rFonts w:hint="eastAsia"/>
        </w:rPr>
        <w:t>AR</w:t>
      </w:r>
      <w:r>
        <w:rPr>
          <w:rFonts w:hint="eastAsia"/>
        </w:rPr>
        <w:t>自动加</w:t>
      </w:r>
      <w:r>
        <w:rPr>
          <w:rFonts w:hint="eastAsia"/>
        </w:rPr>
        <w:t>1</w:t>
      </w:r>
      <w:r>
        <w:rPr>
          <w:rFonts w:hint="eastAsia"/>
        </w:rPr>
        <w:t>，变为</w:t>
      </w:r>
      <w:r>
        <w:rPr>
          <w:rFonts w:hint="eastAsia"/>
        </w:rPr>
        <w:t>07H</w:t>
      </w:r>
      <w:r>
        <w:rPr>
          <w:rFonts w:hint="eastAsia"/>
        </w:rPr>
        <w:t>。</w:t>
      </w:r>
    </w:p>
    <w:p w14:paraId="69205DFB" w14:textId="77777777" w:rsidR="001A65C1" w:rsidRDefault="00000000">
      <w:pPr>
        <w:ind w:left="359" w:hangingChars="171" w:hanging="359"/>
      </w:pPr>
      <w:r>
        <w:rPr>
          <w:rFonts w:hint="eastAsia"/>
        </w:rPr>
        <w:t>8</w:t>
      </w:r>
      <w:r>
        <w:rPr>
          <w:rFonts w:hint="eastAsia"/>
        </w:rPr>
        <w:t>．置</w:t>
      </w:r>
      <w:r>
        <w:rPr>
          <w:rFonts w:hint="eastAsia"/>
        </w:rPr>
        <w:t>SW7</w:t>
      </w:r>
      <w:r>
        <w:rPr>
          <w:rFonts w:hint="eastAsia"/>
        </w:rPr>
        <w:t>—</w:t>
      </w:r>
      <w:r>
        <w:rPr>
          <w:rFonts w:hint="eastAsia"/>
        </w:rPr>
        <w:t xml:space="preserve">SW0 </w:t>
      </w:r>
      <w:r>
        <w:rPr>
          <w:rFonts w:hint="eastAsia"/>
        </w:rPr>
        <w:t>为</w:t>
      </w:r>
      <w:r>
        <w:rPr>
          <w:rFonts w:hint="eastAsia"/>
        </w:rPr>
        <w:t>60H</w:t>
      </w:r>
      <w:r>
        <w:rPr>
          <w:rFonts w:hint="eastAsia"/>
        </w:rPr>
        <w:t>，按</w:t>
      </w:r>
      <w:r>
        <w:rPr>
          <w:rFonts w:hint="eastAsia"/>
        </w:rPr>
        <w:t>QD</w:t>
      </w:r>
      <w:r>
        <w:rPr>
          <w:rFonts w:hint="eastAsia"/>
        </w:rPr>
        <w:t>按钮，将</w:t>
      </w:r>
      <w:r>
        <w:rPr>
          <w:rFonts w:hint="eastAsia"/>
        </w:rPr>
        <w:t>60H</w:t>
      </w:r>
      <w:r>
        <w:rPr>
          <w:rFonts w:hint="eastAsia"/>
        </w:rPr>
        <w:t>写入存储器</w:t>
      </w:r>
      <w:r>
        <w:rPr>
          <w:rFonts w:hint="eastAsia"/>
        </w:rPr>
        <w:t>07H</w:t>
      </w:r>
      <w:r>
        <w:rPr>
          <w:rFonts w:hint="eastAsia"/>
        </w:rPr>
        <w:t>单元。</w:t>
      </w:r>
      <w:r>
        <w:rPr>
          <w:rFonts w:hint="eastAsia"/>
        </w:rPr>
        <w:t>AR</w:t>
      </w:r>
      <w:r>
        <w:rPr>
          <w:rFonts w:hint="eastAsia"/>
        </w:rPr>
        <w:t>自动加</w:t>
      </w:r>
      <w:r>
        <w:rPr>
          <w:rFonts w:hint="eastAsia"/>
        </w:rPr>
        <w:t>1</w:t>
      </w:r>
      <w:r>
        <w:rPr>
          <w:rFonts w:hint="eastAsia"/>
        </w:rPr>
        <w:t>，变为</w:t>
      </w:r>
      <w:r>
        <w:rPr>
          <w:rFonts w:hint="eastAsia"/>
        </w:rPr>
        <w:t>08H</w:t>
      </w:r>
      <w:r>
        <w:rPr>
          <w:rFonts w:hint="eastAsia"/>
        </w:rPr>
        <w:t>。</w:t>
      </w:r>
    </w:p>
    <w:p w14:paraId="19C252FB" w14:textId="77777777" w:rsidR="001A65C1" w:rsidRDefault="00000000">
      <w:pPr>
        <w:ind w:left="359" w:hangingChars="171" w:hanging="359"/>
      </w:pPr>
      <w:r>
        <w:rPr>
          <w:rFonts w:hint="eastAsia"/>
        </w:rPr>
        <w:t>9</w:t>
      </w:r>
      <w:r>
        <w:rPr>
          <w:rFonts w:hint="eastAsia"/>
        </w:rPr>
        <w:t>．按</w:t>
      </w:r>
      <w:r>
        <w:rPr>
          <w:rFonts w:hint="eastAsia"/>
        </w:rPr>
        <w:t>CLR#</w:t>
      </w:r>
      <w:r>
        <w:rPr>
          <w:rFonts w:hint="eastAsia"/>
        </w:rPr>
        <w:t>按钮，使实验系统恢复到初始状态。</w:t>
      </w:r>
    </w:p>
    <w:p w14:paraId="4EF63722" w14:textId="77777777" w:rsidR="001A65C1" w:rsidRDefault="00000000">
      <w:pPr>
        <w:ind w:left="359" w:hangingChars="171" w:hanging="359"/>
      </w:pPr>
      <w:r>
        <w:rPr>
          <w:rFonts w:hint="eastAsia"/>
        </w:rPr>
        <w:t>10</w:t>
      </w:r>
      <w:r>
        <w:rPr>
          <w:rFonts w:hint="eastAsia"/>
        </w:rPr>
        <w:t>．置</w:t>
      </w:r>
      <w:r>
        <w:rPr>
          <w:rFonts w:hint="eastAsia"/>
        </w:rPr>
        <w:t>SW7</w:t>
      </w:r>
      <w:r>
        <w:rPr>
          <w:rFonts w:hint="eastAsia"/>
        </w:rPr>
        <w:t>—</w:t>
      </w:r>
      <w:r>
        <w:rPr>
          <w:rFonts w:hint="eastAsia"/>
        </w:rPr>
        <w:t>SW0</w:t>
      </w:r>
      <w:r>
        <w:rPr>
          <w:rFonts w:hint="eastAsia"/>
        </w:rPr>
        <w:t>为</w:t>
      </w:r>
      <w:r>
        <w:rPr>
          <w:rFonts w:hint="eastAsia"/>
        </w:rPr>
        <w:t>10H</w:t>
      </w:r>
      <w:r>
        <w:rPr>
          <w:rFonts w:hint="eastAsia"/>
        </w:rPr>
        <w:t>，按</w:t>
      </w:r>
      <w:r>
        <w:rPr>
          <w:rFonts w:hint="eastAsia"/>
        </w:rPr>
        <w:t>QD</w:t>
      </w:r>
      <w:r>
        <w:rPr>
          <w:rFonts w:hint="eastAsia"/>
        </w:rPr>
        <w:t>按钮，将</w:t>
      </w:r>
      <w:r>
        <w:rPr>
          <w:rFonts w:hint="eastAsia"/>
        </w:rPr>
        <w:t>10H</w:t>
      </w:r>
      <w:r>
        <w:rPr>
          <w:rFonts w:hint="eastAsia"/>
        </w:rPr>
        <w:t>写入</w:t>
      </w:r>
      <w:proofErr w:type="gramStart"/>
      <w:r>
        <w:rPr>
          <w:rFonts w:hint="eastAsia"/>
        </w:rPr>
        <w:t>左端口</w:t>
      </w:r>
      <w:proofErr w:type="gramEnd"/>
      <w:r>
        <w:rPr>
          <w:rFonts w:hint="eastAsia"/>
        </w:rPr>
        <w:t>地址寄存器</w:t>
      </w:r>
      <w:r>
        <w:rPr>
          <w:rFonts w:hint="eastAsia"/>
        </w:rPr>
        <w:t>AR</w:t>
      </w:r>
      <w:r>
        <w:rPr>
          <w:rFonts w:hint="eastAsia"/>
        </w:rPr>
        <w:t>。</w:t>
      </w:r>
    </w:p>
    <w:p w14:paraId="56ADE5EC" w14:textId="77777777" w:rsidR="001A65C1" w:rsidRDefault="00000000">
      <w:pPr>
        <w:ind w:left="359" w:hangingChars="171" w:hanging="359"/>
      </w:pPr>
      <w:r>
        <w:rPr>
          <w:rFonts w:hint="eastAsia"/>
        </w:rPr>
        <w:t>11</w:t>
      </w:r>
      <w:r>
        <w:rPr>
          <w:rFonts w:hint="eastAsia"/>
        </w:rPr>
        <w:t>．置</w:t>
      </w:r>
      <w:r>
        <w:rPr>
          <w:rFonts w:hint="eastAsia"/>
        </w:rPr>
        <w:t>SW7</w:t>
      </w:r>
      <w:r>
        <w:rPr>
          <w:rFonts w:hint="eastAsia"/>
        </w:rPr>
        <w:t>—</w:t>
      </w:r>
      <w:r>
        <w:rPr>
          <w:rFonts w:hint="eastAsia"/>
        </w:rPr>
        <w:t xml:space="preserve">SW0 </w:t>
      </w:r>
      <w:r>
        <w:rPr>
          <w:rFonts w:hint="eastAsia"/>
        </w:rPr>
        <w:t>为</w:t>
      </w:r>
      <w:r>
        <w:rPr>
          <w:rFonts w:hint="eastAsia"/>
        </w:rPr>
        <w:t>55H</w:t>
      </w:r>
      <w:r>
        <w:rPr>
          <w:rFonts w:hint="eastAsia"/>
        </w:rPr>
        <w:t>，按</w:t>
      </w:r>
      <w:r>
        <w:rPr>
          <w:rFonts w:hint="eastAsia"/>
        </w:rPr>
        <w:t>QD</w:t>
      </w:r>
      <w:r>
        <w:rPr>
          <w:rFonts w:hint="eastAsia"/>
        </w:rPr>
        <w:t>按钮，将</w:t>
      </w:r>
      <w:r>
        <w:rPr>
          <w:rFonts w:hint="eastAsia"/>
        </w:rPr>
        <w:t>55H</w:t>
      </w:r>
      <w:r>
        <w:rPr>
          <w:rFonts w:hint="eastAsia"/>
        </w:rPr>
        <w:t>写入存储器</w:t>
      </w:r>
      <w:r>
        <w:rPr>
          <w:rFonts w:hint="eastAsia"/>
        </w:rPr>
        <w:t>10H</w:t>
      </w:r>
      <w:r>
        <w:rPr>
          <w:rFonts w:hint="eastAsia"/>
        </w:rPr>
        <w:t>单元。</w:t>
      </w:r>
      <w:r>
        <w:rPr>
          <w:rFonts w:hint="eastAsia"/>
        </w:rPr>
        <w:t>AR</w:t>
      </w:r>
      <w:r>
        <w:rPr>
          <w:rFonts w:hint="eastAsia"/>
        </w:rPr>
        <w:t>自动加</w:t>
      </w:r>
      <w:r>
        <w:rPr>
          <w:rFonts w:hint="eastAsia"/>
        </w:rPr>
        <w:t>1</w:t>
      </w:r>
      <w:r>
        <w:rPr>
          <w:rFonts w:hint="eastAsia"/>
        </w:rPr>
        <w:t>，变为</w:t>
      </w:r>
      <w:r>
        <w:rPr>
          <w:rFonts w:hint="eastAsia"/>
        </w:rPr>
        <w:t>11H</w:t>
      </w:r>
      <w:r>
        <w:rPr>
          <w:rFonts w:hint="eastAsia"/>
        </w:rPr>
        <w:t>。</w:t>
      </w:r>
    </w:p>
    <w:p w14:paraId="685A6F04" w14:textId="77777777" w:rsidR="001A65C1" w:rsidRDefault="00000000">
      <w:pPr>
        <w:ind w:left="359"/>
      </w:pPr>
      <w:r>
        <w:rPr>
          <w:rFonts w:hint="eastAsia"/>
        </w:rPr>
        <w:t>往存储器输入程序和数据结束，按</w:t>
      </w:r>
      <w:r>
        <w:rPr>
          <w:rFonts w:hint="eastAsia"/>
        </w:rPr>
        <w:t>CLR#</w:t>
      </w:r>
      <w:r>
        <w:rPr>
          <w:rFonts w:hint="eastAsia"/>
        </w:rPr>
        <w:t>按钮，使实验系统恢复到初始状态。</w:t>
      </w:r>
    </w:p>
    <w:p w14:paraId="7061D5F3" w14:textId="77777777" w:rsidR="001A65C1" w:rsidRDefault="00000000">
      <w:pPr>
        <w:ind w:left="359" w:hangingChars="171" w:hanging="359"/>
      </w:pPr>
      <w:r>
        <w:rPr>
          <w:rFonts w:hint="eastAsia"/>
        </w:rPr>
        <w:tab/>
      </w:r>
      <w:r>
        <w:rPr>
          <w:rFonts w:eastAsia="黑体" w:hint="eastAsia"/>
        </w:rPr>
        <w:t>注意：</w:t>
      </w:r>
      <w:r>
        <w:rPr>
          <w:rFonts w:hint="eastAsia"/>
        </w:rPr>
        <w:t>设置完存储器的程序和数据后，最好用存储器器控制台操作检查一下写入的内容是否正确。读存储器内容的控制台操作见第一章的第七部分控制台。</w:t>
      </w:r>
    </w:p>
    <w:p w14:paraId="7459C1E3" w14:textId="77777777" w:rsidR="001A65C1" w:rsidRDefault="001A65C1">
      <w:pPr>
        <w:ind w:left="359" w:hangingChars="171" w:hanging="359"/>
      </w:pPr>
    </w:p>
    <w:p w14:paraId="32700FFC" w14:textId="77777777" w:rsidR="001A65C1" w:rsidRDefault="00000000">
      <w:pPr>
        <w:pStyle w:val="a3"/>
        <w:rPr>
          <w:sz w:val="24"/>
          <w:szCs w:val="24"/>
        </w:rPr>
      </w:pPr>
      <w:r>
        <w:rPr>
          <w:rFonts w:hAnsi="宋体" w:hint="eastAsia"/>
        </w:rPr>
        <w:t>●</w:t>
      </w:r>
      <w:r>
        <w:rPr>
          <w:rFonts w:hint="eastAsia"/>
          <w:sz w:val="24"/>
          <w:szCs w:val="24"/>
        </w:rPr>
        <w:t>用单拍（DP）方式执行一遍程序。</w:t>
      </w:r>
    </w:p>
    <w:p w14:paraId="10220D64" w14:textId="77777777" w:rsidR="001A65C1" w:rsidRDefault="00000000">
      <w:pPr>
        <w:pStyle w:val="a3"/>
      </w:pPr>
      <w:r>
        <w:rPr>
          <w:rFonts w:hint="eastAsia"/>
        </w:rPr>
        <w:tab/>
        <w:t>置SWC=0,SWB=0,SWA=0,DP=1,DB=0,使实验系统处于</w:t>
      </w:r>
      <w:proofErr w:type="gramStart"/>
      <w:r>
        <w:rPr>
          <w:rFonts w:hint="eastAsia"/>
        </w:rPr>
        <w:t>单拍运行</w:t>
      </w:r>
      <w:proofErr w:type="gramEnd"/>
      <w:r>
        <w:rPr>
          <w:rFonts w:hint="eastAsia"/>
        </w:rPr>
        <w:t>状态。置SW7—SW0=00H，使程序从地址00H开始执行。按CLR#按钮，使实验系统处于初始状态，然后一次一次按QD按钮，使程序一拍一拍的执行。</w:t>
      </w:r>
    </w:p>
    <w:p w14:paraId="05687CD0" w14:textId="77777777" w:rsidR="001A65C1" w:rsidRDefault="00000000">
      <w:pPr>
        <w:pStyle w:val="a3"/>
        <w:ind w:firstLine="420"/>
      </w:pPr>
      <w:r>
        <w:rPr>
          <w:rFonts w:hint="eastAsia"/>
        </w:rPr>
        <w:t>在</w:t>
      </w:r>
      <w:proofErr w:type="gramStart"/>
      <w:r>
        <w:rPr>
          <w:rFonts w:hint="eastAsia"/>
        </w:rPr>
        <w:t>单拍执行</w:t>
      </w:r>
      <w:proofErr w:type="gramEnd"/>
      <w:r>
        <w:rPr>
          <w:rFonts w:hint="eastAsia"/>
        </w:rPr>
        <w:t>过程中，首先要随时监测AR、PC、</w:t>
      </w:r>
      <w:r>
        <w:rPr>
          <w:rFonts w:hAnsi="宋体" w:hint="eastAsia"/>
        </w:rPr>
        <w:t>µ</w:t>
      </w:r>
      <w:r>
        <w:rPr>
          <w:rFonts w:hint="eastAsia"/>
        </w:rPr>
        <w:t>A5—</w:t>
      </w:r>
      <w:r>
        <w:rPr>
          <w:rFonts w:hAnsi="宋体" w:hint="eastAsia"/>
        </w:rPr>
        <w:t>µ</w:t>
      </w:r>
      <w:r>
        <w:rPr>
          <w:rFonts w:hint="eastAsia"/>
        </w:rPr>
        <w:t>A0和IR的值，以判定程序执行到何处，正在执行哪条指令和微指令。对照微程序流程图，可以判断出微指令的地址和正在进行的微操作。程序执行的结果如下：</w:t>
      </w:r>
    </w:p>
    <w:p w14:paraId="1488F5FB" w14:textId="77777777" w:rsidR="001A65C1" w:rsidRDefault="00000000">
      <w:pPr>
        <w:pStyle w:val="a3"/>
      </w:pPr>
      <w:r>
        <w:rPr>
          <w:rFonts w:hint="eastAsia"/>
        </w:rPr>
        <w:t>初值：R0=86H，R1=88H，R2=10H，R3=07H。存储器10H单元的内容为55H。</w:t>
      </w:r>
    </w:p>
    <w:p w14:paraId="65515D6C" w14:textId="77777777" w:rsidR="001A65C1" w:rsidRDefault="00000000">
      <w:pPr>
        <w:pStyle w:val="a3"/>
      </w:pPr>
      <w:r>
        <w:rPr>
          <w:rFonts w:hint="eastAsia"/>
        </w:rPr>
        <w:t>1．ADD R</w:t>
      </w:r>
      <w:proofErr w:type="gramStart"/>
      <w:r>
        <w:rPr>
          <w:rFonts w:hint="eastAsia"/>
        </w:rPr>
        <w:t>1,R</w:t>
      </w:r>
      <w:proofErr w:type="gramEnd"/>
      <w:r>
        <w:rPr>
          <w:rFonts w:hint="eastAsia"/>
        </w:rPr>
        <w:t>0</w:t>
      </w:r>
    </w:p>
    <w:p w14:paraId="7D79DDC2" w14:textId="77777777" w:rsidR="001A65C1" w:rsidRDefault="00000000">
      <w:pPr>
        <w:pStyle w:val="a3"/>
        <w:ind w:left="359" w:hangingChars="171" w:hanging="359"/>
      </w:pPr>
      <w:r>
        <w:rPr>
          <w:rFonts w:hint="eastAsia"/>
        </w:rPr>
        <w:t>执行结果  R0=86H，R1=0EH，R2=10H，R3=07H。存储器10H单元的内容为55H。有进位C。</w:t>
      </w:r>
    </w:p>
    <w:p w14:paraId="473D6066" w14:textId="77777777" w:rsidR="001A65C1" w:rsidRDefault="00000000">
      <w:pPr>
        <w:ind w:left="359" w:hangingChars="171" w:hanging="359"/>
      </w:pPr>
      <w:r>
        <w:rPr>
          <w:rFonts w:hint="eastAsia"/>
        </w:rPr>
        <w:t>2</w:t>
      </w:r>
      <w:r>
        <w:rPr>
          <w:rFonts w:hint="eastAsia"/>
        </w:rPr>
        <w:t>．</w:t>
      </w:r>
      <w:r>
        <w:rPr>
          <w:rFonts w:hint="eastAsia"/>
        </w:rPr>
        <w:t>JC R3</w:t>
      </w:r>
    </w:p>
    <w:p w14:paraId="18A80BE3" w14:textId="77777777" w:rsidR="001A65C1" w:rsidRDefault="00000000">
      <w:pPr>
        <w:ind w:left="359" w:hangingChars="171" w:hanging="359"/>
      </w:pPr>
      <w:r>
        <w:rPr>
          <w:rFonts w:hint="eastAsia"/>
        </w:rPr>
        <w:t>执行结果</w:t>
      </w:r>
      <w:r>
        <w:rPr>
          <w:rFonts w:hint="eastAsia"/>
        </w:rPr>
        <w:t xml:space="preserve">  R0=86H</w:t>
      </w:r>
      <w:r>
        <w:rPr>
          <w:rFonts w:hint="eastAsia"/>
        </w:rPr>
        <w:t>，</w:t>
      </w:r>
      <w:r>
        <w:rPr>
          <w:rFonts w:hint="eastAsia"/>
        </w:rPr>
        <w:t>R1=0EH</w:t>
      </w:r>
      <w:r>
        <w:rPr>
          <w:rFonts w:hint="eastAsia"/>
        </w:rPr>
        <w:t>，</w:t>
      </w:r>
      <w:r>
        <w:rPr>
          <w:rFonts w:hint="eastAsia"/>
        </w:rPr>
        <w:t>R2=10H</w:t>
      </w:r>
      <w:r>
        <w:rPr>
          <w:rFonts w:hint="eastAsia"/>
        </w:rPr>
        <w:t>，</w:t>
      </w:r>
      <w:r>
        <w:rPr>
          <w:rFonts w:hint="eastAsia"/>
        </w:rPr>
        <w:t>R3=07H</w:t>
      </w:r>
      <w:r>
        <w:rPr>
          <w:rFonts w:hint="eastAsia"/>
        </w:rPr>
        <w:t>。存储器</w:t>
      </w:r>
      <w:r>
        <w:rPr>
          <w:rFonts w:hint="eastAsia"/>
        </w:rPr>
        <w:t>10H</w:t>
      </w:r>
      <w:r>
        <w:rPr>
          <w:rFonts w:hint="eastAsia"/>
        </w:rPr>
        <w:t>单元的内容为</w:t>
      </w:r>
      <w:r>
        <w:rPr>
          <w:rFonts w:hint="eastAsia"/>
        </w:rPr>
        <w:t>55H</w:t>
      </w:r>
      <w:r>
        <w:rPr>
          <w:rFonts w:hint="eastAsia"/>
        </w:rPr>
        <w:t>。</w:t>
      </w:r>
      <w:r>
        <w:rPr>
          <w:rFonts w:hint="eastAsia"/>
        </w:rPr>
        <w:t>PC</w:t>
      </w:r>
      <w:r>
        <w:rPr>
          <w:rFonts w:hint="eastAsia"/>
        </w:rPr>
        <w:t>为</w:t>
      </w:r>
      <w:r>
        <w:rPr>
          <w:rFonts w:hint="eastAsia"/>
        </w:rPr>
        <w:t>07H</w:t>
      </w:r>
      <w:r>
        <w:rPr>
          <w:rFonts w:hint="eastAsia"/>
        </w:rPr>
        <w:t>。进位</w:t>
      </w:r>
      <w:r>
        <w:rPr>
          <w:rFonts w:hint="eastAsia"/>
        </w:rPr>
        <w:t>C</w:t>
      </w:r>
      <w:r>
        <w:rPr>
          <w:rFonts w:hint="eastAsia"/>
        </w:rPr>
        <w:t>不变。</w:t>
      </w:r>
    </w:p>
    <w:p w14:paraId="01DCCD59" w14:textId="77777777" w:rsidR="001A65C1" w:rsidRDefault="00000000">
      <w:pPr>
        <w:ind w:left="359" w:hangingChars="171" w:hanging="359"/>
      </w:pPr>
      <w:r>
        <w:rPr>
          <w:rFonts w:hint="eastAsia"/>
        </w:rPr>
        <w:t>3</w:t>
      </w:r>
      <w:r>
        <w:rPr>
          <w:rFonts w:hint="eastAsia"/>
        </w:rPr>
        <w:t>．</w:t>
      </w:r>
      <w:r>
        <w:rPr>
          <w:rFonts w:hint="eastAsia"/>
        </w:rPr>
        <w:t>STP</w:t>
      </w:r>
    </w:p>
    <w:p w14:paraId="0EBE868F" w14:textId="77777777" w:rsidR="001A65C1" w:rsidRDefault="00000000">
      <w:pPr>
        <w:ind w:left="359" w:hangingChars="171" w:hanging="359"/>
      </w:pPr>
      <w:r>
        <w:rPr>
          <w:rFonts w:hint="eastAsia"/>
        </w:rPr>
        <w:t>执行结果</w:t>
      </w:r>
      <w:r>
        <w:rPr>
          <w:rFonts w:hint="eastAsia"/>
        </w:rPr>
        <w:t xml:space="preserve">  R0=86H</w:t>
      </w:r>
      <w:r>
        <w:rPr>
          <w:rFonts w:hint="eastAsia"/>
        </w:rPr>
        <w:t>，</w:t>
      </w:r>
      <w:r>
        <w:rPr>
          <w:rFonts w:hint="eastAsia"/>
        </w:rPr>
        <w:t>R1=0EH</w:t>
      </w:r>
      <w:r>
        <w:rPr>
          <w:rFonts w:hint="eastAsia"/>
        </w:rPr>
        <w:t>，</w:t>
      </w:r>
      <w:r>
        <w:rPr>
          <w:rFonts w:hint="eastAsia"/>
        </w:rPr>
        <w:t>R2=10H</w:t>
      </w:r>
      <w:r>
        <w:rPr>
          <w:rFonts w:hint="eastAsia"/>
        </w:rPr>
        <w:t>，</w:t>
      </w:r>
      <w:r>
        <w:rPr>
          <w:rFonts w:hint="eastAsia"/>
        </w:rPr>
        <w:t>R3=07H</w:t>
      </w:r>
      <w:r>
        <w:rPr>
          <w:rFonts w:hint="eastAsia"/>
        </w:rPr>
        <w:t>。存储器</w:t>
      </w:r>
      <w:r>
        <w:rPr>
          <w:rFonts w:hint="eastAsia"/>
        </w:rPr>
        <w:t>10H</w:t>
      </w:r>
      <w:r>
        <w:rPr>
          <w:rFonts w:hint="eastAsia"/>
        </w:rPr>
        <w:t>单元的内容为</w:t>
      </w:r>
      <w:r>
        <w:rPr>
          <w:rFonts w:hint="eastAsia"/>
        </w:rPr>
        <w:t>55H</w:t>
      </w:r>
      <w:r>
        <w:rPr>
          <w:rFonts w:hint="eastAsia"/>
        </w:rPr>
        <w:t>，进位</w:t>
      </w:r>
      <w:r>
        <w:rPr>
          <w:rFonts w:hint="eastAsia"/>
        </w:rPr>
        <w:t>C</w:t>
      </w:r>
      <w:r>
        <w:rPr>
          <w:rFonts w:hint="eastAsia"/>
        </w:rPr>
        <w:t>为</w:t>
      </w:r>
      <w:r>
        <w:rPr>
          <w:rFonts w:hint="eastAsia"/>
        </w:rPr>
        <w:t>1</w:t>
      </w:r>
      <w:r>
        <w:rPr>
          <w:rFonts w:hint="eastAsia"/>
        </w:rPr>
        <w:t>。</w:t>
      </w:r>
    </w:p>
    <w:p w14:paraId="3E3CCA68" w14:textId="77777777" w:rsidR="001A65C1" w:rsidRDefault="00000000">
      <w:pPr>
        <w:ind w:left="359" w:hangingChars="171" w:hanging="359"/>
      </w:pPr>
      <w:r>
        <w:rPr>
          <w:rFonts w:hint="eastAsia"/>
        </w:rPr>
        <w:t>最后的执行结果可通过控制台的读寄存器操作和读存储器操作观察到，在观察最后结果之前，首先应按</w:t>
      </w:r>
      <w:r>
        <w:rPr>
          <w:rFonts w:hint="eastAsia"/>
        </w:rPr>
        <w:t>CLR#</w:t>
      </w:r>
      <w:r>
        <w:rPr>
          <w:rFonts w:hint="eastAsia"/>
        </w:rPr>
        <w:t>按钮，使实验系统处于初始状态。</w:t>
      </w:r>
    </w:p>
    <w:p w14:paraId="3D2DD9F0" w14:textId="77777777" w:rsidR="001A65C1" w:rsidRDefault="00000000">
      <w:r>
        <w:rPr>
          <w:rFonts w:ascii="宋体" w:hAnsi="宋体" w:hint="eastAsia"/>
        </w:rPr>
        <w:t>●</w:t>
      </w:r>
      <w:r>
        <w:rPr>
          <w:rFonts w:hint="eastAsia"/>
          <w:sz w:val="24"/>
        </w:rPr>
        <w:t>用连续方式执行一遍程序。</w:t>
      </w:r>
    </w:p>
    <w:p w14:paraId="230EA415" w14:textId="77777777" w:rsidR="001A65C1" w:rsidRDefault="00000000">
      <w:pPr>
        <w:ind w:left="359" w:hangingChars="171" w:hanging="359"/>
      </w:pPr>
      <w:r>
        <w:rPr>
          <w:rFonts w:hint="eastAsia"/>
        </w:rPr>
        <w:t>1</w:t>
      </w:r>
      <w:r>
        <w:rPr>
          <w:rFonts w:hint="eastAsia"/>
        </w:rPr>
        <w:t>．由于上面的</w:t>
      </w:r>
      <w:proofErr w:type="gramStart"/>
      <w:r>
        <w:rPr>
          <w:rFonts w:hint="eastAsia"/>
        </w:rPr>
        <w:t>单拍执行</w:t>
      </w:r>
      <w:proofErr w:type="gramEnd"/>
      <w:r>
        <w:rPr>
          <w:rFonts w:hint="eastAsia"/>
        </w:rPr>
        <w:t>程序，已破坏了寄存器</w:t>
      </w:r>
      <w:r>
        <w:rPr>
          <w:rFonts w:hint="eastAsia"/>
        </w:rPr>
        <w:t>R1</w:t>
      </w:r>
      <w:r>
        <w:rPr>
          <w:rFonts w:hint="eastAsia"/>
        </w:rPr>
        <w:t>内容（程序没有破坏），因此需要重新设置寄存器</w:t>
      </w:r>
      <w:r>
        <w:rPr>
          <w:rFonts w:hint="eastAsia"/>
        </w:rPr>
        <w:t>R1</w:t>
      </w:r>
      <w:r>
        <w:rPr>
          <w:rFonts w:hint="eastAsia"/>
        </w:rPr>
        <w:t>的值。初值：</w:t>
      </w:r>
      <w:r>
        <w:rPr>
          <w:rFonts w:hint="eastAsia"/>
        </w:rPr>
        <w:t>R0=86H</w:t>
      </w:r>
      <w:r>
        <w:rPr>
          <w:rFonts w:hint="eastAsia"/>
        </w:rPr>
        <w:t>，</w:t>
      </w:r>
      <w:r>
        <w:rPr>
          <w:rFonts w:hint="eastAsia"/>
        </w:rPr>
        <w:t>R1=88H</w:t>
      </w:r>
      <w:r>
        <w:rPr>
          <w:rFonts w:hint="eastAsia"/>
        </w:rPr>
        <w:t>，</w:t>
      </w:r>
      <w:r>
        <w:rPr>
          <w:rFonts w:hint="eastAsia"/>
        </w:rPr>
        <w:t>R2=10H</w:t>
      </w:r>
      <w:r>
        <w:rPr>
          <w:rFonts w:hint="eastAsia"/>
        </w:rPr>
        <w:t>，</w:t>
      </w:r>
      <w:r>
        <w:rPr>
          <w:rFonts w:hint="eastAsia"/>
        </w:rPr>
        <w:t>R3=07H</w:t>
      </w:r>
      <w:r>
        <w:rPr>
          <w:rFonts w:hint="eastAsia"/>
        </w:rPr>
        <w:t>。存储器</w:t>
      </w:r>
      <w:r>
        <w:rPr>
          <w:rFonts w:hint="eastAsia"/>
        </w:rPr>
        <w:t>10H</w:t>
      </w:r>
      <w:r>
        <w:rPr>
          <w:rFonts w:hint="eastAsia"/>
        </w:rPr>
        <w:t>单元的内容为</w:t>
      </w:r>
      <w:r>
        <w:rPr>
          <w:rFonts w:hint="eastAsia"/>
        </w:rPr>
        <w:t>55H</w:t>
      </w:r>
      <w:r>
        <w:rPr>
          <w:rFonts w:hint="eastAsia"/>
        </w:rPr>
        <w:t>。</w:t>
      </w:r>
    </w:p>
    <w:p w14:paraId="03B96F95" w14:textId="77777777" w:rsidR="001A65C1" w:rsidRDefault="00000000">
      <w:pPr>
        <w:ind w:left="359" w:hangingChars="171" w:hanging="359"/>
      </w:pPr>
      <w:r>
        <w:rPr>
          <w:rFonts w:hint="eastAsia"/>
        </w:rPr>
        <w:t>2</w:t>
      </w:r>
      <w:r>
        <w:rPr>
          <w:rFonts w:hint="eastAsia"/>
        </w:rPr>
        <w:t>．置</w:t>
      </w:r>
      <w:r>
        <w:rPr>
          <w:rFonts w:hint="eastAsia"/>
        </w:rPr>
        <w:t>SWC=0,SWB=0,SWA=0,DP=0,DB=0,</w:t>
      </w:r>
      <w:r>
        <w:rPr>
          <w:rFonts w:hint="eastAsia"/>
        </w:rPr>
        <w:t>使实验系统处于连续运行状态。置</w:t>
      </w:r>
      <w:r>
        <w:rPr>
          <w:rFonts w:hint="eastAsia"/>
        </w:rPr>
        <w:t>SW7</w:t>
      </w:r>
      <w:r>
        <w:rPr>
          <w:rFonts w:hint="eastAsia"/>
        </w:rPr>
        <w:t>—</w:t>
      </w:r>
      <w:r>
        <w:rPr>
          <w:rFonts w:hint="eastAsia"/>
        </w:rPr>
        <w:t>SW0=00H</w:t>
      </w:r>
      <w:r>
        <w:rPr>
          <w:rFonts w:hint="eastAsia"/>
        </w:rPr>
        <w:t>，使程序从地址</w:t>
      </w:r>
      <w:r>
        <w:rPr>
          <w:rFonts w:hint="eastAsia"/>
        </w:rPr>
        <w:t>00H</w:t>
      </w:r>
      <w:r>
        <w:rPr>
          <w:rFonts w:hint="eastAsia"/>
        </w:rPr>
        <w:t>开始执行。按</w:t>
      </w:r>
      <w:r>
        <w:rPr>
          <w:rFonts w:hint="eastAsia"/>
        </w:rPr>
        <w:t>CLR#</w:t>
      </w:r>
      <w:r>
        <w:rPr>
          <w:rFonts w:hint="eastAsia"/>
        </w:rPr>
        <w:t>按钮，使实验系统处于初始状态，然后按一次</w:t>
      </w:r>
      <w:r>
        <w:rPr>
          <w:rFonts w:hint="eastAsia"/>
        </w:rPr>
        <w:t>QD</w:t>
      </w:r>
      <w:r>
        <w:rPr>
          <w:rFonts w:hint="eastAsia"/>
        </w:rPr>
        <w:t>按钮，则程序自动连续运行到地址为</w:t>
      </w:r>
      <w:r>
        <w:rPr>
          <w:rFonts w:hint="eastAsia"/>
        </w:rPr>
        <w:t>07H</w:t>
      </w:r>
      <w:r>
        <w:rPr>
          <w:rFonts w:hint="eastAsia"/>
        </w:rPr>
        <w:t>的</w:t>
      </w:r>
      <w:r>
        <w:rPr>
          <w:rFonts w:hint="eastAsia"/>
        </w:rPr>
        <w:t>STP</w:t>
      </w:r>
      <w:r>
        <w:rPr>
          <w:rFonts w:hint="eastAsia"/>
        </w:rPr>
        <w:t>指令。</w:t>
      </w:r>
    </w:p>
    <w:p w14:paraId="7BFA5236" w14:textId="77777777" w:rsidR="001A65C1" w:rsidRDefault="00000000">
      <w:pPr>
        <w:ind w:left="359" w:hangingChars="171" w:hanging="359"/>
      </w:pPr>
      <w:r>
        <w:rPr>
          <w:rFonts w:hint="eastAsia"/>
        </w:rPr>
        <w:tab/>
      </w:r>
      <w:r>
        <w:rPr>
          <w:rFonts w:hint="eastAsia"/>
        </w:rPr>
        <w:t>执行结果</w:t>
      </w:r>
      <w:r>
        <w:rPr>
          <w:rFonts w:hint="eastAsia"/>
        </w:rPr>
        <w:t xml:space="preserve">  R0=86H</w:t>
      </w:r>
      <w:r>
        <w:rPr>
          <w:rFonts w:hint="eastAsia"/>
        </w:rPr>
        <w:t>，</w:t>
      </w:r>
      <w:r>
        <w:rPr>
          <w:rFonts w:hint="eastAsia"/>
        </w:rPr>
        <w:t>R1=0EH</w:t>
      </w:r>
      <w:r>
        <w:rPr>
          <w:rFonts w:hint="eastAsia"/>
        </w:rPr>
        <w:t>，</w:t>
      </w:r>
      <w:r>
        <w:rPr>
          <w:rFonts w:hint="eastAsia"/>
        </w:rPr>
        <w:t>R2=10H</w:t>
      </w:r>
      <w:r>
        <w:rPr>
          <w:rFonts w:hint="eastAsia"/>
        </w:rPr>
        <w:t>，</w:t>
      </w:r>
      <w:r>
        <w:rPr>
          <w:rFonts w:hint="eastAsia"/>
        </w:rPr>
        <w:t>R3=07H</w:t>
      </w:r>
      <w:r>
        <w:rPr>
          <w:rFonts w:hint="eastAsia"/>
        </w:rPr>
        <w:t>。存储器</w:t>
      </w:r>
      <w:r>
        <w:rPr>
          <w:rFonts w:hint="eastAsia"/>
        </w:rPr>
        <w:t>10H</w:t>
      </w:r>
      <w:r>
        <w:rPr>
          <w:rFonts w:hint="eastAsia"/>
        </w:rPr>
        <w:t>单元的内容为</w:t>
      </w:r>
      <w:r>
        <w:rPr>
          <w:rFonts w:hint="eastAsia"/>
        </w:rPr>
        <w:t>55H</w:t>
      </w:r>
      <w:r>
        <w:rPr>
          <w:rFonts w:hint="eastAsia"/>
        </w:rPr>
        <w:t>。</w:t>
      </w:r>
    </w:p>
    <w:p w14:paraId="4D30CC77" w14:textId="77777777" w:rsidR="001A65C1" w:rsidRDefault="00000000">
      <w:r>
        <w:rPr>
          <w:rFonts w:hint="eastAsia"/>
        </w:rPr>
        <w:lastRenderedPageBreak/>
        <w:tab/>
      </w:r>
      <w:r>
        <w:rPr>
          <w:rFonts w:hint="eastAsia"/>
        </w:rPr>
        <w:t>最后的执行结果可通过控制台的读寄存器操作和读存储器操作观察到，在观察最后结果之前，首先应按</w:t>
      </w:r>
      <w:r>
        <w:rPr>
          <w:rFonts w:hint="eastAsia"/>
        </w:rPr>
        <w:t>CLR#</w:t>
      </w:r>
      <w:r>
        <w:rPr>
          <w:rFonts w:hint="eastAsia"/>
        </w:rPr>
        <w:t>按钮，使实验系统处于初始状态。</w:t>
      </w:r>
    </w:p>
    <w:p w14:paraId="6420CBF7" w14:textId="77777777" w:rsidR="001A65C1" w:rsidRDefault="00000000">
      <w:pPr>
        <w:rPr>
          <w:sz w:val="24"/>
        </w:rPr>
      </w:pPr>
      <w:r>
        <w:rPr>
          <w:rFonts w:hint="eastAsia"/>
          <w:sz w:val="24"/>
        </w:rPr>
        <w:t>3.3</w:t>
      </w:r>
      <w:r>
        <w:rPr>
          <w:rFonts w:hint="eastAsia"/>
          <w:sz w:val="24"/>
        </w:rPr>
        <w:t>实验过程图</w:t>
      </w:r>
    </w:p>
    <w:p w14:paraId="593DC1A8" w14:textId="1A596951" w:rsidR="001A65C1" w:rsidRDefault="00F50A60">
      <w:pPr>
        <w:rPr>
          <w:sz w:val="24"/>
        </w:rPr>
      </w:pPr>
      <w:r>
        <w:rPr>
          <w:noProof/>
          <w:sz w:val="24"/>
        </w:rPr>
        <w:drawing>
          <wp:inline distT="0" distB="0" distL="0" distR="0" wp14:anchorId="45764B18" wp14:editId="53E88594">
            <wp:extent cx="5264150" cy="3949700"/>
            <wp:effectExtent l="0" t="0" r="0" b="0"/>
            <wp:docPr id="1944081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4150" cy="3949700"/>
                    </a:xfrm>
                    <a:prstGeom prst="rect">
                      <a:avLst/>
                    </a:prstGeom>
                    <a:noFill/>
                    <a:ln>
                      <a:noFill/>
                    </a:ln>
                  </pic:spPr>
                </pic:pic>
              </a:graphicData>
            </a:graphic>
          </wp:inline>
        </w:drawing>
      </w:r>
    </w:p>
    <w:p w14:paraId="313B3EB2" w14:textId="77777777" w:rsidR="001A65C1" w:rsidRDefault="001A65C1">
      <w:pPr>
        <w:rPr>
          <w:sz w:val="24"/>
        </w:rPr>
      </w:pPr>
    </w:p>
    <w:p w14:paraId="7B986ED1" w14:textId="0D95BB10" w:rsidR="001A65C1" w:rsidRDefault="00F50A60">
      <w:pPr>
        <w:rPr>
          <w:sz w:val="24"/>
        </w:rPr>
      </w:pPr>
      <w:r>
        <w:rPr>
          <w:noProof/>
          <w:sz w:val="24"/>
        </w:rPr>
        <w:drawing>
          <wp:inline distT="0" distB="0" distL="0" distR="0" wp14:anchorId="09264BC9" wp14:editId="2DA5E990">
            <wp:extent cx="3344284" cy="4457700"/>
            <wp:effectExtent l="0" t="4445" r="4445" b="4445"/>
            <wp:docPr id="4592590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3345816" cy="4459742"/>
                    </a:xfrm>
                    <a:prstGeom prst="rect">
                      <a:avLst/>
                    </a:prstGeom>
                    <a:noFill/>
                    <a:ln>
                      <a:noFill/>
                    </a:ln>
                  </pic:spPr>
                </pic:pic>
              </a:graphicData>
            </a:graphic>
          </wp:inline>
        </w:drawing>
      </w:r>
    </w:p>
    <w:p w14:paraId="21E04F8C" w14:textId="77777777" w:rsidR="001A65C1" w:rsidRDefault="00000000">
      <w:pPr>
        <w:numPr>
          <w:ilvl w:val="0"/>
          <w:numId w:val="2"/>
        </w:numPr>
        <w:rPr>
          <w:b/>
          <w:bCs/>
          <w:sz w:val="28"/>
          <w:szCs w:val="28"/>
        </w:rPr>
      </w:pPr>
      <w:r>
        <w:rPr>
          <w:rFonts w:hint="eastAsia"/>
          <w:b/>
          <w:bCs/>
          <w:sz w:val="28"/>
          <w:szCs w:val="28"/>
        </w:rPr>
        <w:t>实验评估</w:t>
      </w:r>
    </w:p>
    <w:p w14:paraId="70DCBC1F" w14:textId="77777777" w:rsidR="00434579" w:rsidRDefault="00434579" w:rsidP="00434579">
      <w:pPr>
        <w:ind w:firstLine="480"/>
        <w:rPr>
          <w:sz w:val="24"/>
        </w:rPr>
      </w:pPr>
      <w:r>
        <w:rPr>
          <w:rFonts w:hint="eastAsia"/>
          <w:sz w:val="24"/>
        </w:rPr>
        <w:t>在这次实验中，我学到了以下几点：</w:t>
      </w:r>
    </w:p>
    <w:p w14:paraId="52302EC1" w14:textId="1587425D" w:rsidR="00434579" w:rsidRPr="00434579" w:rsidRDefault="00434579" w:rsidP="00434579">
      <w:pPr>
        <w:ind w:firstLine="480"/>
        <w:rPr>
          <w:rFonts w:ascii="宋体" w:hAnsi="宋体" w:hint="eastAsia"/>
          <w:sz w:val="24"/>
        </w:rPr>
      </w:pPr>
      <w:r w:rsidRPr="00434579">
        <w:rPr>
          <w:rFonts w:ascii="宋体" w:hAnsi="宋体" w:hint="eastAsia"/>
          <w:sz w:val="24"/>
        </w:rPr>
        <w:lastRenderedPageBreak/>
        <w:t>1</w:t>
      </w:r>
      <w:r w:rsidRPr="00434579">
        <w:rPr>
          <w:rFonts w:ascii="宋体" w:hAnsi="宋体"/>
          <w:sz w:val="24"/>
        </w:rPr>
        <w:t>.</w:t>
      </w:r>
      <w:r w:rsidRPr="00434579">
        <w:rPr>
          <w:rFonts w:ascii="宋体" w:hAnsi="宋体"/>
          <w:sz w:val="24"/>
        </w:rPr>
        <w:t>我掌握了机器指令和微指令之间的关系。机器指令是由程序员编写的指令，描述了要执行的任务和操作的顺序。而微指令则是机器指令的内部细分，用于控制计算机硬件的具体操作。通过解码机器指令并将其转换为对应的硬件操作序列，微指令实现了机器指令的执行。</w:t>
      </w:r>
    </w:p>
    <w:p w14:paraId="47F53F89" w14:textId="68504B9B" w:rsidR="001A65C1" w:rsidRPr="00434579" w:rsidRDefault="00434579">
      <w:pPr>
        <w:rPr>
          <w:rFonts w:ascii="宋体" w:hAnsi="宋体" w:hint="eastAsia"/>
          <w:sz w:val="24"/>
        </w:rPr>
      </w:pPr>
      <w:r w:rsidRPr="00434579">
        <w:rPr>
          <w:rFonts w:ascii="宋体" w:hAnsi="宋体"/>
          <w:sz w:val="24"/>
        </w:rPr>
        <w:tab/>
        <w:t>2.</w:t>
      </w:r>
      <w:r w:rsidRPr="00434579">
        <w:rPr>
          <w:rFonts w:ascii="宋体" w:hAnsi="宋体"/>
          <w:sz w:val="24"/>
        </w:rPr>
        <w:t>我建立起了计算机的整体概念。在我们的模型机中，包括控制台、微程序控制器、时序发生器和数据通路这四个部分。控制台提供开关功能，微程序控制器提供指示灯信号和控制信号，时序发生器提供时序信号，而数据通路则负责指令代码和条件信号的传输。这些部件组成了一个模型计算机，能够基本代表现实计算机的基本逻辑结构。</w:t>
      </w:r>
    </w:p>
    <w:p w14:paraId="26935877" w14:textId="783EB707" w:rsidR="001A65C1" w:rsidRPr="00434579" w:rsidRDefault="00434579">
      <w:pPr>
        <w:rPr>
          <w:rFonts w:ascii="宋体" w:hAnsi="宋体"/>
          <w:sz w:val="24"/>
        </w:rPr>
      </w:pPr>
      <w:r w:rsidRPr="00434579">
        <w:rPr>
          <w:rFonts w:ascii="宋体" w:hAnsi="宋体"/>
          <w:sz w:val="24"/>
        </w:rPr>
        <w:tab/>
        <w:t>3.</w:t>
      </w:r>
      <w:r w:rsidRPr="00434579">
        <w:rPr>
          <w:rFonts w:ascii="宋体" w:hAnsi="宋体"/>
          <w:sz w:val="24"/>
        </w:rPr>
        <w:t>我明白了程序在计算机内部的运行机制。首先，我们需要设置数据段，即给通用寄存器设置初始值，为程序的运行提供必要的数据。其次，我们设置代码段，将机器代码存储在双端口存储器的相应存储单元中，类比计算机内部的内存。最后，我们可以通过</w:t>
      </w:r>
      <w:proofErr w:type="gramStart"/>
      <w:r w:rsidRPr="00434579">
        <w:rPr>
          <w:rFonts w:ascii="宋体" w:hAnsi="宋体"/>
          <w:sz w:val="24"/>
        </w:rPr>
        <w:t>单拍方式</w:t>
      </w:r>
      <w:proofErr w:type="gramEnd"/>
      <w:r w:rsidRPr="00434579">
        <w:rPr>
          <w:rFonts w:ascii="宋体" w:hAnsi="宋体"/>
          <w:sz w:val="24"/>
        </w:rPr>
        <w:t>或连续方式运行程序。根据时序信号，程序按顺序执行代码。每执行一条机器指令，都会使用相应的数据（如果该指令需要数据）</w:t>
      </w:r>
    </w:p>
    <w:p w14:paraId="450574E4" w14:textId="311D0192" w:rsidR="00434579" w:rsidRDefault="00434579">
      <w:pPr>
        <w:rPr>
          <w:rFonts w:ascii="宋体" w:hAnsi="宋体"/>
          <w:sz w:val="24"/>
        </w:rPr>
      </w:pPr>
      <w:r w:rsidRPr="00434579">
        <w:rPr>
          <w:rFonts w:ascii="宋体" w:hAnsi="宋体"/>
          <w:sz w:val="24"/>
        </w:rPr>
        <w:tab/>
        <w:t>4.</w:t>
      </w:r>
      <w:r w:rsidRPr="00434579">
        <w:rPr>
          <w:rFonts w:ascii="宋体" w:hAnsi="宋体"/>
          <w:sz w:val="24"/>
        </w:rPr>
        <w:t>我了解了代码的顺序执行和跳转执行。顺序执行时，指令地址寄存器的值会自动加一，从而使计算机能够高效地转到下一条指令的执行。而跳转执行则根据条件信号设置指令地址寄存器的值，从而改变程序的执行流程。顺序指令按照编写顺序逐条执行，不改变程序的控制流程，而跳转指令可以改变程序的执行顺序，实现条件判断、循环控制和函数调用等功能。这两种指令类型的组合使用能实现复杂的控制逻辑和功能，使程序具备灵活性和实现复杂逻辑的能力。</w:t>
      </w:r>
    </w:p>
    <w:p w14:paraId="066B4886" w14:textId="5D9D8462" w:rsidR="00434579" w:rsidRPr="00434579" w:rsidRDefault="00434579">
      <w:pPr>
        <w:rPr>
          <w:sz w:val="24"/>
        </w:rPr>
      </w:pPr>
      <w:r>
        <w:rPr>
          <w:rFonts w:ascii="宋体" w:hAnsi="宋体"/>
          <w:sz w:val="24"/>
        </w:rPr>
        <w:tab/>
      </w:r>
      <w:r w:rsidRPr="00434579">
        <w:rPr>
          <w:sz w:val="24"/>
        </w:rPr>
        <w:t>在本次实验中，我深入学习了计算机的指令执行过程和计算机内部的工作原理。通过掌握机器指令和微指令的关系，我了解到机器指令是程序员编写的指令，而微指令则是机器指令的内部细分，用于具体控制计算机硬件的操作。这种理解为我进一步学习计算机体系结构和指令集设计提供了基础。</w:t>
      </w:r>
    </w:p>
    <w:p w14:paraId="229427E9" w14:textId="516FAB8A" w:rsidR="00434579" w:rsidRPr="00434579" w:rsidRDefault="00434579">
      <w:pPr>
        <w:rPr>
          <w:sz w:val="24"/>
        </w:rPr>
      </w:pPr>
      <w:r w:rsidRPr="00434579">
        <w:rPr>
          <w:sz w:val="24"/>
        </w:rPr>
        <w:tab/>
      </w:r>
      <w:r w:rsidRPr="00434579">
        <w:rPr>
          <w:sz w:val="24"/>
        </w:rPr>
        <w:t>在实验过程中，我建立了对计算机整体概念的认识。我了解到计算机由控制台、微程序控制器、时序发生器和数据通路等部件组成，每个部件都有着特定的功能和作用。这种整体概念的建立使我能够更好地理解计算机的基本逻辑结构，并将其与实际计算机相对应。</w:t>
      </w:r>
    </w:p>
    <w:p w14:paraId="4627EE21" w14:textId="7ADC38E3" w:rsidR="00434579" w:rsidRPr="00434579" w:rsidRDefault="00434579">
      <w:pPr>
        <w:rPr>
          <w:rFonts w:ascii="宋体" w:hAnsi="宋体" w:hint="eastAsia"/>
          <w:sz w:val="24"/>
        </w:rPr>
      </w:pPr>
      <w:r w:rsidRPr="00434579">
        <w:rPr>
          <w:sz w:val="24"/>
        </w:rPr>
        <w:t>此外，我对程序在计算机内部的运行机制有了更深入的了解。通过设置数据段和代码段，并</w:t>
      </w:r>
      <w:r w:rsidRPr="00434579">
        <w:rPr>
          <w:sz w:val="24"/>
        </w:rPr>
        <w:tab/>
      </w:r>
      <w:r w:rsidRPr="00434579">
        <w:rPr>
          <w:sz w:val="24"/>
        </w:rPr>
        <w:t>掌握了</w:t>
      </w:r>
      <w:proofErr w:type="gramStart"/>
      <w:r w:rsidRPr="00434579">
        <w:rPr>
          <w:sz w:val="24"/>
        </w:rPr>
        <w:t>单拍方式</w:t>
      </w:r>
      <w:proofErr w:type="gramEnd"/>
      <w:r w:rsidRPr="00434579">
        <w:rPr>
          <w:sz w:val="24"/>
        </w:rPr>
        <w:t>和连续方式的运行方式，我学会了顺序执行代码的过程。我还了解到跳转指令的重要性，它能够改变程序的执行流程，实现条件判断、循环控制和函数调用等功能。这对于编写高效、灵活的程序至关重要。</w:t>
      </w:r>
    </w:p>
    <w:p w14:paraId="5C0BE891" w14:textId="77777777" w:rsidR="00C9195F" w:rsidRPr="00C9195F" w:rsidRDefault="00434579" w:rsidP="00C9195F">
      <w:pPr>
        <w:rPr>
          <w:sz w:val="24"/>
        </w:rPr>
      </w:pPr>
      <w:r w:rsidRPr="00C9195F">
        <w:rPr>
          <w:sz w:val="24"/>
        </w:rPr>
        <w:tab/>
      </w:r>
      <w:r w:rsidR="00C9195F" w:rsidRPr="00C9195F">
        <w:rPr>
          <w:sz w:val="24"/>
        </w:rPr>
        <w:t>这是在实验室里做的最后一个实验，对我来说，它给我留下了深刻的体会。</w:t>
      </w:r>
    </w:p>
    <w:p w14:paraId="4FE5E6A1" w14:textId="77777777" w:rsidR="00C9195F" w:rsidRPr="00C9195F" w:rsidRDefault="00C9195F" w:rsidP="00C9195F">
      <w:pPr>
        <w:rPr>
          <w:sz w:val="24"/>
        </w:rPr>
      </w:pPr>
      <w:r w:rsidRPr="00C9195F">
        <w:rPr>
          <w:sz w:val="24"/>
        </w:rPr>
        <w:t>这次实验是我进行的五个实验中最耗时的一个。由于实验中涉及到的连线比其他四个实验都要更为复杂，我必须非常仔细地进行操作，以免出现接线错误导致实验无法按照预期进行。然而，尽管我尽力避免错误，我还是遇到了许多问题。我怀疑这些问题与接线有关，但我反复检查后发现接线并没有错误，然而实验结果仍然与我的预期不符。这复杂的连线给我带来了巨大的挑战。</w:t>
      </w:r>
    </w:p>
    <w:p w14:paraId="41CD942B" w14:textId="0F0F1D9D" w:rsidR="00C9195F" w:rsidRPr="00C9195F" w:rsidRDefault="00C9195F" w:rsidP="00C9195F">
      <w:pPr>
        <w:rPr>
          <w:sz w:val="24"/>
        </w:rPr>
      </w:pPr>
      <w:r>
        <w:rPr>
          <w:sz w:val="24"/>
        </w:rPr>
        <w:tab/>
      </w:r>
      <w:r w:rsidRPr="00C9195F">
        <w:rPr>
          <w:sz w:val="24"/>
        </w:rPr>
        <w:t>基于之前的经验，我开始怀疑可能是设备本身存在问题。因此，我尝试更换了多台设备，但每次更换设备都需要花费大量时间重新进行连线。我知道，一丝</w:t>
      </w:r>
      <w:proofErr w:type="gramStart"/>
      <w:r w:rsidRPr="00C9195F">
        <w:rPr>
          <w:sz w:val="24"/>
        </w:rPr>
        <w:t>不慎都</w:t>
      </w:r>
      <w:proofErr w:type="gramEnd"/>
      <w:r w:rsidRPr="00C9195F">
        <w:rPr>
          <w:sz w:val="24"/>
        </w:rPr>
        <w:t>可能导致实验失败。</w:t>
      </w:r>
    </w:p>
    <w:p w14:paraId="06B9FBC2" w14:textId="51EFD08C" w:rsidR="00C9195F" w:rsidRPr="00C9195F" w:rsidRDefault="00C9195F" w:rsidP="00C9195F">
      <w:pPr>
        <w:rPr>
          <w:sz w:val="24"/>
        </w:rPr>
      </w:pPr>
      <w:r>
        <w:rPr>
          <w:sz w:val="24"/>
        </w:rPr>
        <w:tab/>
      </w:r>
      <w:r w:rsidRPr="00C9195F">
        <w:rPr>
          <w:sz w:val="24"/>
        </w:rPr>
        <w:t>经过多次尝试之后，我已经习惯了为了一个实验尝试多个设备的过程。虽然这个过程曲折艰辛，但最终我获得了令人欣慰的结果，实验也顺利地按照预期完成了。</w:t>
      </w:r>
    </w:p>
    <w:p w14:paraId="6C86EB28" w14:textId="1005BEB5" w:rsidR="00C9195F" w:rsidRPr="00C9195F" w:rsidRDefault="00C9195F" w:rsidP="00C9195F">
      <w:pPr>
        <w:rPr>
          <w:rFonts w:hint="eastAsia"/>
          <w:sz w:val="24"/>
        </w:rPr>
      </w:pPr>
      <w:r>
        <w:rPr>
          <w:sz w:val="24"/>
        </w:rPr>
        <w:lastRenderedPageBreak/>
        <w:tab/>
      </w:r>
      <w:r w:rsidRPr="00C9195F">
        <w:rPr>
          <w:sz w:val="24"/>
        </w:rPr>
        <w:t>总结起来，这次实验对我来说是一次宝贵的经历。它教会了我耐心和细致，让我学会在面对复杂问题时不轻易放弃。通过这次实验，我更深刻地体会到了实验过程中的挑战和困难，并学会了在面对困难时保持冷静并持续努力。这种经验将对我的未来学习和职业发展产生积极的影响，让我更加自信地面对各种挑战。同时，我也明白了实验中设备的重要性，准备工作的细致程度和设备的可靠性都会直接影响实验结果的准确性。因此，我会更加注重实验前的准备工作，并在实验中更加细致地检查设备，以确保实验能够顺利进行。</w:t>
      </w:r>
    </w:p>
    <w:sectPr w:rsidR="00C9195F" w:rsidRPr="00C9195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7E82"/>
    <w:multiLevelType w:val="multilevel"/>
    <w:tmpl w:val="007A7E82"/>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134C7695"/>
    <w:multiLevelType w:val="singleLevel"/>
    <w:tmpl w:val="134C7695"/>
    <w:lvl w:ilvl="0">
      <w:start w:val="2"/>
      <w:numFmt w:val="decimal"/>
      <w:lvlText w:val="%1．"/>
      <w:lvlJc w:val="left"/>
      <w:pPr>
        <w:tabs>
          <w:tab w:val="left" w:pos="360"/>
        </w:tabs>
        <w:ind w:left="360" w:hanging="360"/>
      </w:pPr>
      <w:rPr>
        <w:rFonts w:hint="eastAsia"/>
      </w:rPr>
    </w:lvl>
  </w:abstractNum>
  <w:abstractNum w:abstractNumId="2" w15:restartNumberingAfterBreak="0">
    <w:nsid w:val="289170B8"/>
    <w:multiLevelType w:val="hybridMultilevel"/>
    <w:tmpl w:val="3E92BA6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8947488"/>
    <w:multiLevelType w:val="multilevel"/>
    <w:tmpl w:val="28947488"/>
    <w:lvl w:ilvl="0">
      <w:start w:val="10"/>
      <w:numFmt w:val="decimal"/>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73874E77"/>
    <w:multiLevelType w:val="multilevel"/>
    <w:tmpl w:val="73874E77"/>
    <w:lvl w:ilvl="0">
      <w:start w:val="1"/>
      <w:numFmt w:val="decimal"/>
      <w:lvlText w:val="第%1章"/>
      <w:lvlJc w:val="left"/>
      <w:pPr>
        <w:tabs>
          <w:tab w:val="left" w:pos="1080"/>
        </w:tabs>
        <w:ind w:left="425" w:hanging="425"/>
      </w:pPr>
      <w:rPr>
        <w:rFonts w:hint="eastAsia"/>
      </w:rPr>
    </w:lvl>
    <w:lvl w:ilvl="1">
      <w:start w:val="1"/>
      <w:numFmt w:val="decimal"/>
      <w:pStyle w:val="2"/>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5" w15:restartNumberingAfterBreak="0">
    <w:nsid w:val="782B61B6"/>
    <w:multiLevelType w:val="multilevel"/>
    <w:tmpl w:val="782B61B6"/>
    <w:lvl w:ilvl="0">
      <w:start w:val="1"/>
      <w:numFmt w:val="decimal"/>
      <w:lvlText w:val="%1."/>
      <w:lvlJc w:val="left"/>
      <w:pPr>
        <w:tabs>
          <w:tab w:val="left" w:pos="855"/>
        </w:tabs>
        <w:ind w:left="855" w:hanging="420"/>
      </w:pPr>
    </w:lvl>
    <w:lvl w:ilvl="1">
      <w:start w:val="3"/>
      <w:numFmt w:val="bullet"/>
      <w:lvlText w:val="●"/>
      <w:lvlJc w:val="left"/>
      <w:pPr>
        <w:tabs>
          <w:tab w:val="left" w:pos="1215"/>
        </w:tabs>
        <w:ind w:left="1215" w:hanging="360"/>
      </w:pPr>
      <w:rPr>
        <w:rFonts w:ascii="宋体" w:eastAsia="宋体" w:hAnsi="宋体" w:cs="Times New Roman" w:hint="eastAsia"/>
      </w:rPr>
    </w:lvl>
    <w:lvl w:ilvl="2">
      <w:start w:val="1"/>
      <w:numFmt w:val="decimal"/>
      <w:lvlText w:val="%3．"/>
      <w:lvlJc w:val="left"/>
      <w:pPr>
        <w:tabs>
          <w:tab w:val="left" w:pos="1635"/>
        </w:tabs>
        <w:ind w:left="1635" w:hanging="360"/>
      </w:pPr>
      <w:rPr>
        <w:rFonts w:hint="eastAsia"/>
      </w:rPr>
    </w:lvl>
    <w:lvl w:ilvl="3">
      <w:start w:val="1"/>
      <w:numFmt w:val="decimal"/>
      <w:lvlText w:val="%4."/>
      <w:lvlJc w:val="left"/>
      <w:pPr>
        <w:tabs>
          <w:tab w:val="left" w:pos="2115"/>
        </w:tabs>
        <w:ind w:left="2115" w:hanging="420"/>
      </w:pPr>
    </w:lvl>
    <w:lvl w:ilvl="4">
      <w:start w:val="1"/>
      <w:numFmt w:val="lowerLetter"/>
      <w:lvlText w:val="%5)"/>
      <w:lvlJc w:val="left"/>
      <w:pPr>
        <w:tabs>
          <w:tab w:val="left" w:pos="2535"/>
        </w:tabs>
        <w:ind w:left="2535" w:hanging="420"/>
      </w:pPr>
    </w:lvl>
    <w:lvl w:ilvl="5">
      <w:start w:val="1"/>
      <w:numFmt w:val="lowerRoman"/>
      <w:lvlText w:val="%6."/>
      <w:lvlJc w:val="right"/>
      <w:pPr>
        <w:tabs>
          <w:tab w:val="left" w:pos="2955"/>
        </w:tabs>
        <w:ind w:left="2955" w:hanging="420"/>
      </w:pPr>
    </w:lvl>
    <w:lvl w:ilvl="6">
      <w:start w:val="1"/>
      <w:numFmt w:val="decimal"/>
      <w:lvlText w:val="%7."/>
      <w:lvlJc w:val="left"/>
      <w:pPr>
        <w:tabs>
          <w:tab w:val="left" w:pos="3375"/>
        </w:tabs>
        <w:ind w:left="3375" w:hanging="420"/>
      </w:pPr>
    </w:lvl>
    <w:lvl w:ilvl="7">
      <w:start w:val="1"/>
      <w:numFmt w:val="lowerLetter"/>
      <w:lvlText w:val="%8)"/>
      <w:lvlJc w:val="left"/>
      <w:pPr>
        <w:tabs>
          <w:tab w:val="left" w:pos="3795"/>
        </w:tabs>
        <w:ind w:left="3795" w:hanging="420"/>
      </w:pPr>
    </w:lvl>
    <w:lvl w:ilvl="8">
      <w:start w:val="1"/>
      <w:numFmt w:val="lowerRoman"/>
      <w:lvlText w:val="%9."/>
      <w:lvlJc w:val="right"/>
      <w:pPr>
        <w:tabs>
          <w:tab w:val="left" w:pos="4215"/>
        </w:tabs>
        <w:ind w:left="4215" w:hanging="420"/>
      </w:pPr>
    </w:lvl>
  </w:abstractNum>
  <w:num w:numId="1" w16cid:durableId="1041980821">
    <w:abstractNumId w:val="4"/>
  </w:num>
  <w:num w:numId="2" w16cid:durableId="944461695">
    <w:abstractNumId w:val="0"/>
  </w:num>
  <w:num w:numId="3" w16cid:durableId="979459174">
    <w:abstractNumId w:val="5"/>
  </w:num>
  <w:num w:numId="4" w16cid:durableId="418016342">
    <w:abstractNumId w:val="1"/>
  </w:num>
  <w:num w:numId="5" w16cid:durableId="59526190">
    <w:abstractNumId w:val="3"/>
  </w:num>
  <w:num w:numId="6" w16cid:durableId="13492868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DI2MzBiMzdlZWE5MWU5ZjAzOTEzZmJlNzYwZDEwNTEifQ=="/>
  </w:docVars>
  <w:rsids>
    <w:rsidRoot w:val="001A65C1"/>
    <w:rsid w:val="001A65C1"/>
    <w:rsid w:val="00434579"/>
    <w:rsid w:val="004F6108"/>
    <w:rsid w:val="009557C6"/>
    <w:rsid w:val="00C9195F"/>
    <w:rsid w:val="00EC4A26"/>
    <w:rsid w:val="00F50A60"/>
    <w:rsid w:val="00FA10DB"/>
    <w:rsid w:val="08625BB6"/>
    <w:rsid w:val="27E11232"/>
    <w:rsid w:val="2EAA3F70"/>
    <w:rsid w:val="3FA04524"/>
    <w:rsid w:val="736333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579141"/>
  <w15:docId w15:val="{086EDD2B-AD6E-477E-A3F6-DEB202366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Plain Text" w:semiHidden="1"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2">
    <w:name w:val="heading 2"/>
    <w:basedOn w:val="a"/>
    <w:next w:val="a"/>
    <w:qFormat/>
    <w:pPr>
      <w:keepNext/>
      <w:keepLines/>
      <w:numPr>
        <w:ilvl w:val="1"/>
        <w:numId w:val="1"/>
      </w:numPr>
      <w:spacing w:before="120" w:after="120"/>
      <w:outlineLvl w:val="1"/>
    </w:pPr>
    <w:rPr>
      <w:rFonts w:ascii="Arial" w:eastAsia="黑体" w:hAnsi="Arial"/>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semiHidden/>
    <w:qFormat/>
    <w:rPr>
      <w:rFonts w:ascii="宋体" w:hAnsi="Courier New"/>
      <w:szCs w:val="20"/>
    </w:rPr>
  </w:style>
  <w:style w:type="paragraph" w:styleId="a4">
    <w:name w:val="List Paragraph"/>
    <w:basedOn w:val="a"/>
    <w:uiPriority w:val="99"/>
    <w:rsid w:val="00434579"/>
    <w:pPr>
      <w:ind w:firstLineChars="200" w:firstLine="420"/>
    </w:pPr>
  </w:style>
  <w:style w:type="paragraph" w:styleId="a5">
    <w:name w:val="Normal (Web)"/>
    <w:basedOn w:val="a"/>
    <w:uiPriority w:val="99"/>
    <w:unhideWhenUsed/>
    <w:rsid w:val="00C9195F"/>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7988072">
      <w:bodyDiv w:val="1"/>
      <w:marLeft w:val="0"/>
      <w:marRight w:val="0"/>
      <w:marTop w:val="0"/>
      <w:marBottom w:val="0"/>
      <w:divBdr>
        <w:top w:val="none" w:sz="0" w:space="0" w:color="auto"/>
        <w:left w:val="none" w:sz="0" w:space="0" w:color="auto"/>
        <w:bottom w:val="none" w:sz="0" w:space="0" w:color="auto"/>
        <w:right w:val="none" w:sz="0" w:space="0" w:color="auto"/>
      </w:divBdr>
      <w:divsChild>
        <w:div w:id="347954142">
          <w:marLeft w:val="0"/>
          <w:marRight w:val="0"/>
          <w:marTop w:val="0"/>
          <w:marBottom w:val="0"/>
          <w:divBdr>
            <w:top w:val="none" w:sz="0" w:space="0" w:color="auto"/>
            <w:left w:val="none" w:sz="0" w:space="0" w:color="auto"/>
            <w:bottom w:val="none" w:sz="0" w:space="0" w:color="auto"/>
            <w:right w:val="none" w:sz="0" w:space="0" w:color="auto"/>
          </w:divBdr>
          <w:divsChild>
            <w:div w:id="1233079912">
              <w:marLeft w:val="0"/>
              <w:marRight w:val="0"/>
              <w:marTop w:val="0"/>
              <w:marBottom w:val="0"/>
              <w:divBdr>
                <w:top w:val="none" w:sz="0" w:space="0" w:color="auto"/>
                <w:left w:val="none" w:sz="0" w:space="0" w:color="auto"/>
                <w:bottom w:val="none" w:sz="0" w:space="0" w:color="auto"/>
                <w:right w:val="none" w:sz="0" w:space="0" w:color="auto"/>
              </w:divBdr>
              <w:divsChild>
                <w:div w:id="10723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w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8</Pages>
  <Words>1181</Words>
  <Characters>6735</Characters>
  <Application>Microsoft Office Word</Application>
  <DocSecurity>0</DocSecurity>
  <Lines>56</Lines>
  <Paragraphs>15</Paragraphs>
  <ScaleCrop>false</ScaleCrop>
  <Company/>
  <LinksUpToDate>false</LinksUpToDate>
  <CharactersWithSpaces>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xiaowu</dc:creator>
  <cp:lastModifiedBy>王 志涛</cp:lastModifiedBy>
  <cp:revision>7</cp:revision>
  <dcterms:created xsi:type="dcterms:W3CDTF">2023-06-06T10:39:00Z</dcterms:created>
  <dcterms:modified xsi:type="dcterms:W3CDTF">2023-06-06T11:39:00Z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33E1709556EE4A9DADE839AF8831BD27_13</vt:lpwstr>
  </property>
</Properties>
</file>